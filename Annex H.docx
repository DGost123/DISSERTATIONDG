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126" w:rsidRPr="00334126" w:rsidRDefault="00334126" w:rsidP="00334126">
      <w:pPr>
        <w:jc w:val="both"/>
        <w:rPr>
          <w:sz w:val="22"/>
          <w:szCs w:val="22"/>
        </w:rPr>
      </w:pPr>
    </w:p>
    <w:p w:rsidR="00F904C0" w:rsidRDefault="00A877FD" w:rsidP="00F904C0">
      <w:pPr>
        <w:ind w:right="57"/>
        <w:rPr>
          <w:b/>
        </w:rPr>
      </w:pPr>
      <w:r>
        <w:rPr>
          <w:b/>
        </w:rPr>
        <w:t>Annex H</w:t>
      </w:r>
      <w:r w:rsidR="00F904C0">
        <w:rPr>
          <w:b/>
        </w:rPr>
        <w:t>. Description of Bayesian Case model(BCM)</w:t>
      </w:r>
    </w:p>
    <w:p w:rsidR="00F904C0" w:rsidRDefault="00F904C0" w:rsidP="00334126">
      <w:pPr>
        <w:jc w:val="both"/>
        <w:rPr>
          <w:sz w:val="22"/>
          <w:szCs w:val="22"/>
        </w:rPr>
      </w:pPr>
    </w:p>
    <w:p w:rsidR="003E10BB" w:rsidRPr="00334126" w:rsidRDefault="00334126" w:rsidP="00334126">
      <w:pPr>
        <w:jc w:val="both"/>
        <w:rPr>
          <w:sz w:val="22"/>
          <w:szCs w:val="22"/>
        </w:rPr>
      </w:pPr>
      <w:r>
        <w:rPr>
          <w:sz w:val="22"/>
          <w:szCs w:val="22"/>
        </w:rPr>
        <w:t>In BCM, t</w:t>
      </w:r>
      <w:r w:rsidRPr="00334126">
        <w:rPr>
          <w:sz w:val="22"/>
          <w:szCs w:val="22"/>
        </w:rPr>
        <w:t xml:space="preserve">he underlying structure of the observations is represented by a standard discrete mixture model, each feature </w:t>
      </w:r>
      <m:oMath>
        <m:r>
          <w:rPr>
            <w:rFonts w:ascii="Cambria Math" w:hAnsi="Cambria Math"/>
            <w:sz w:val="22"/>
            <w:szCs w:val="22"/>
          </w:rPr>
          <m:t>j</m:t>
        </m:r>
      </m:oMath>
      <w:r w:rsidRPr="00334126">
        <w:rPr>
          <w:sz w:val="22"/>
          <w:szCs w:val="22"/>
        </w:rPr>
        <w:t xml:space="preserve"> of the observation </w:t>
      </w:r>
      <m:oMath>
        <m:r>
          <w:rPr>
            <w:rFonts w:ascii="Cambria Math" w:hAnsi="Cambria Math"/>
            <w:sz w:val="22"/>
            <w:szCs w:val="22"/>
          </w:rPr>
          <m:t>i</m:t>
        </m:r>
      </m:oMath>
      <w:r w:rsidRPr="00334126">
        <w:rPr>
          <w:i/>
          <w:sz w:val="22"/>
          <w:szCs w:val="22"/>
        </w:rPr>
        <w:t xml:space="preserve">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ij</m:t>
            </m:r>
          </m:sub>
        </m:sSub>
      </m:oMath>
      <w:r w:rsidRPr="00334126">
        <w:rPr>
          <w:i/>
          <w:sz w:val="22"/>
          <w:szCs w:val="22"/>
        </w:rPr>
        <w:t>)</w:t>
      </w:r>
      <w:r w:rsidRPr="00334126">
        <w:rPr>
          <w:sz w:val="22"/>
          <w:szCs w:val="22"/>
        </w:rPr>
        <w:t xml:space="preserve"> comes from </w:t>
      </w:r>
      <w:r w:rsidRPr="00334126">
        <w:rPr>
          <w:rStyle w:val="highlight"/>
          <w:sz w:val="22"/>
          <w:szCs w:val="22"/>
        </w:rPr>
        <w:t>one</w:t>
      </w:r>
      <w:r w:rsidRPr="00334126">
        <w:rPr>
          <w:sz w:val="22"/>
          <w:szCs w:val="22"/>
        </w:rPr>
        <w:t xml:space="preserve"> of the clusters, the index of the cluster for </w:t>
      </w: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ij</m:t>
            </m:r>
          </m:sub>
        </m:sSub>
      </m:oMath>
      <w:r w:rsidRPr="00334126">
        <w:rPr>
          <w:sz w:val="22"/>
          <w:szCs w:val="22"/>
        </w:rPr>
        <w:t xml:space="preserve"> is denoted by </w:t>
      </w:r>
      <m:oMath>
        <m:sSub>
          <m:sSubPr>
            <m:ctrlPr>
              <w:rPr>
                <w:rFonts w:ascii="Cambria Math" w:hAnsi="Cambria Math"/>
                <w:i/>
                <w:sz w:val="22"/>
                <w:szCs w:val="22"/>
              </w:rPr>
            </m:ctrlPr>
          </m:sSubPr>
          <m:e>
            <m:r>
              <w:rPr>
                <w:rFonts w:ascii="Cambria Math" w:hAnsi="Cambria Math"/>
                <w:sz w:val="22"/>
                <w:szCs w:val="22"/>
              </w:rPr>
              <m:t>z</m:t>
            </m:r>
          </m:e>
          <m:sub>
            <m:r>
              <w:rPr>
                <w:rFonts w:ascii="Cambria Math" w:eastAsia="Cambria Math" w:hAnsi="Cambria Math"/>
                <w:sz w:val="22"/>
                <w:szCs w:val="22"/>
              </w:rPr>
              <m:t>ij</m:t>
            </m:r>
          </m:sub>
        </m:sSub>
      </m:oMath>
      <w:r w:rsidRPr="00334126">
        <w:rPr>
          <w:sz w:val="22"/>
          <w:szCs w:val="22"/>
        </w:rPr>
        <w:t>, and the full set of cluster assignments for observation</w:t>
      </w:r>
      <w:r w:rsidR="002317C1">
        <w:rPr>
          <w:sz w:val="22"/>
          <w:szCs w:val="22"/>
        </w:rPr>
        <w:t xml:space="preserve"> </w:t>
      </w:r>
      <w:r w:rsidRPr="00334126">
        <w:rPr>
          <w:sz w:val="22"/>
          <w:szCs w:val="22"/>
        </w:rPr>
        <w:t>–</w:t>
      </w:r>
      <w:r w:rsidR="002317C1">
        <w:rPr>
          <w:sz w:val="22"/>
          <w:szCs w:val="22"/>
        </w:rPr>
        <w:t xml:space="preserve"> </w:t>
      </w:r>
      <w:r w:rsidRPr="00334126">
        <w:rPr>
          <w:sz w:val="22"/>
          <w:szCs w:val="22"/>
        </w:rPr>
        <w:t xml:space="preserve">feature pairs are denoted by </w:t>
      </w:r>
      <m:oMath>
        <m:r>
          <w:rPr>
            <w:rFonts w:ascii="Cambria Math" w:eastAsia="DengXian" w:hAnsi="Cambria Math"/>
            <w:sz w:val="22"/>
            <w:szCs w:val="22"/>
          </w:rPr>
          <m:t>z</m:t>
        </m:r>
      </m:oMath>
      <w:r w:rsidRPr="00334126">
        <w:rPr>
          <w:sz w:val="22"/>
          <w:szCs w:val="22"/>
        </w:rPr>
        <w:t xml:space="preserve">. Each </w:t>
      </w:r>
      <m:oMath>
        <m:sSub>
          <m:sSubPr>
            <m:ctrlPr>
              <w:rPr>
                <w:rFonts w:ascii="Cambria Math" w:hAnsi="Cambria Math"/>
                <w:i/>
                <w:sz w:val="22"/>
                <w:szCs w:val="22"/>
              </w:rPr>
            </m:ctrlPr>
          </m:sSubPr>
          <m:e>
            <m:r>
              <w:rPr>
                <w:rFonts w:ascii="Cambria Math" w:hAnsi="Cambria Math"/>
                <w:sz w:val="22"/>
                <w:szCs w:val="22"/>
              </w:rPr>
              <m:t>z</m:t>
            </m:r>
          </m:e>
          <m:sub>
            <m:r>
              <w:rPr>
                <w:rFonts w:ascii="Cambria Math" w:eastAsia="Cambria Math" w:hAnsi="Cambria Math"/>
                <w:sz w:val="22"/>
                <w:szCs w:val="22"/>
              </w:rPr>
              <m:t>ij</m:t>
            </m:r>
          </m:sub>
        </m:sSub>
      </m:oMath>
      <w:r w:rsidRPr="00334126">
        <w:rPr>
          <w:sz w:val="22"/>
          <w:szCs w:val="22"/>
        </w:rPr>
        <w:t xml:space="preserve"> takes on the value of a cluster index between </w:t>
      </w:r>
      <m:oMath>
        <m:r>
          <m:rPr>
            <m:sty m:val="p"/>
          </m:rPr>
          <w:rPr>
            <w:rFonts w:ascii="Cambria Math" w:hAnsi="Cambria Math"/>
            <w:sz w:val="22"/>
            <w:szCs w:val="22"/>
          </w:rPr>
          <m:t>1</m:t>
        </m:r>
      </m:oMath>
      <w:r w:rsidRPr="00334126">
        <w:rPr>
          <w:sz w:val="22"/>
          <w:szCs w:val="22"/>
        </w:rPr>
        <w:t xml:space="preserve"> and </w:t>
      </w:r>
      <w:r w:rsidRPr="00334126">
        <w:rPr>
          <w:i/>
          <w:sz w:val="22"/>
          <w:szCs w:val="22"/>
        </w:rPr>
        <w:t xml:space="preserve">S </w:t>
      </w:r>
      <w:r w:rsidRPr="00334126">
        <w:rPr>
          <w:sz w:val="22"/>
          <w:szCs w:val="22"/>
        </w:rPr>
        <w:t xml:space="preserve">. BCM augments the standard mixture model with prototypes and subspace feature indicators that characterize the clusters, thus making BCM more interpretable. BCM allows sets of observations to be explained by latent variable </w:t>
      </w:r>
      <m:oMath>
        <m:r>
          <w:rPr>
            <w:rFonts w:ascii="Cambria Math" w:eastAsia="DengXian" w:hAnsi="Cambria Math"/>
            <w:sz w:val="22"/>
            <w:szCs w:val="22"/>
          </w:rPr>
          <m:t>z</m:t>
        </m:r>
      </m:oMath>
      <w:r w:rsidRPr="00334126">
        <w:rPr>
          <w:sz w:val="22"/>
          <w:szCs w:val="22"/>
        </w:rPr>
        <w:t xml:space="preserve">, e.g., to infer why some parts of the data are similar. In mixture models, the latent variable </w:t>
      </w:r>
      <m:oMath>
        <m:r>
          <w:rPr>
            <w:rFonts w:ascii="Cambria Math" w:hAnsi="Cambria Math"/>
            <w:sz w:val="22"/>
            <w:szCs w:val="22"/>
          </w:rPr>
          <m:t>z</m:t>
        </m:r>
      </m:oMath>
      <w:r w:rsidRPr="00334126">
        <w:rPr>
          <w:sz w:val="22"/>
          <w:szCs w:val="22"/>
        </w:rPr>
        <w:t xml:space="preserve"> corresponds to the mixture component, and it takes values in a discrete set; thus, </w:t>
      </w:r>
      <m:oMath>
        <m:r>
          <w:rPr>
            <w:rFonts w:ascii="Cambria Math" w:eastAsia="DengXian" w:hAnsi="Cambria Math"/>
            <w:sz w:val="22"/>
            <w:szCs w:val="22"/>
          </w:rPr>
          <m:t>p</m:t>
        </m:r>
        <m:d>
          <m:dPr>
            <m:ctrlPr>
              <w:rPr>
                <w:rFonts w:ascii="Cambria Math" w:eastAsia="DengXian" w:hAnsi="Cambria Math"/>
                <w:i/>
                <w:sz w:val="22"/>
                <w:szCs w:val="22"/>
              </w:rPr>
            </m:ctrlPr>
          </m:dPr>
          <m:e>
            <m:r>
              <w:rPr>
                <w:rFonts w:ascii="Cambria Math" w:eastAsia="DengXian" w:hAnsi="Cambria Math"/>
                <w:sz w:val="22"/>
                <w:szCs w:val="22"/>
              </w:rPr>
              <m:t>z</m:t>
            </m:r>
          </m:e>
        </m:d>
      </m:oMath>
      <w:r w:rsidRPr="00334126">
        <w:rPr>
          <w:sz w:val="22"/>
          <w:szCs w:val="22"/>
        </w:rPr>
        <w:t xml:space="preserve"> is always a multinomial distribution.</w:t>
      </w:r>
    </w:p>
    <w:p w:rsidR="00334126" w:rsidRPr="00334126" w:rsidRDefault="00334126" w:rsidP="00334126">
      <w:pPr>
        <w:pStyle w:val="MDPI23heading3"/>
        <w:spacing w:before="0" w:after="0"/>
        <w:ind w:left="0" w:firstLine="425"/>
        <w:jc w:val="both"/>
        <w:outlineLvl w:val="9"/>
        <w:rPr>
          <w:rFonts w:ascii="Times New Roman" w:hAnsi="Times New Roman"/>
          <w:color w:val="auto"/>
          <w:sz w:val="22"/>
        </w:rPr>
      </w:pPr>
      <w:r w:rsidRPr="00334126">
        <w:rPr>
          <w:rFonts w:ascii="Times New Roman" w:hAnsi="Times New Roman"/>
          <w:color w:val="auto"/>
          <w:sz w:val="22"/>
        </w:rPr>
        <w:fldChar w:fldCharType="begin"/>
      </w:r>
      <w:r w:rsidRPr="00334126">
        <w:rPr>
          <w:rFonts w:ascii="Times New Roman" w:hAnsi="Times New Roman"/>
          <w:color w:val="auto"/>
          <w:sz w:val="22"/>
        </w:rPr>
        <w:instrText xml:space="preserve"> QUOTE </w:instrText>
      </w:r>
      <w:r w:rsidR="00A877FD">
        <w:rPr>
          <w:rFonts w:ascii="Times New Roman" w:hAnsi="Times New Roman"/>
          <w:color w:val="auto"/>
          <w:position w:val="-9"/>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4pt;height:21.6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1021&quot;/&gt;&lt;w:defaultTabStop w:val=&quot;510&quot;/&gt;&lt;w:autoHyphenation/&gt;&lt;w:drawingGridHorizontalSpacing w:val=&quot;100&quot;/&gt;&lt;w:drawingGridVerticalSpacing w:val=&quot;163&quot;/&gt;&lt;w:displayHorizontalDrawingGridEvery w:val=&quot;0&quot;/&gt;&lt;w:displayVerticalDrawingGridEvery w:val=&quot;2&quot;/&gt;&lt;w:punctuationKerning/&gt;&lt;w:characterSpacingControl w:val=&quot;CompressPunctuation&quot;/&gt;&lt;w:webPageEncoding w:val=&quot;utf-8&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BF6B19&quot;/&gt;&lt;wsp:rsid wsp:val=&quot;000023E0&quot;/&gt;&lt;wsp:rsid wsp:val=&quot;00016DAD&quot;/&gt;&lt;wsp:rsid wsp:val=&quot;00022B03&quot;/&gt;&lt;wsp:rsid wsp:val=&quot;000336B3&quot;/&gt;&lt;wsp:rsid wsp:val=&quot;0007095A&quot;/&gt;&lt;wsp:rsid wsp:val=&quot;000736AD&quot;/&gt;&lt;wsp:rsid wsp:val=&quot;000A446C&quot;/&gt;&lt;wsp:rsid wsp:val=&quot;000A58D5&quot;/&gt;&lt;wsp:rsid wsp:val=&quot;000D139F&quot;/&gt;&lt;wsp:rsid wsp:val=&quot;000E02D7&quot;/&gt;&lt;wsp:rsid wsp:val=&quot;00110C44&quot;/&gt;&lt;wsp:rsid wsp:val=&quot;0012423C&quot;/&gt;&lt;wsp:rsid wsp:val=&quot;001353A3&quot;/&gt;&lt;wsp:rsid wsp:val=&quot;001373C9&quot;/&gt;&lt;wsp:rsid wsp:val=&quot;001649FC&quot;/&gt;&lt;wsp:rsid wsp:val=&quot;00183445&quot;/&gt;&lt;wsp:rsid wsp:val=&quot;00191958&quot;/&gt;&lt;wsp:rsid wsp:val=&quot;00195DBF&quot;/&gt;&lt;wsp:rsid wsp:val=&quot;001A242A&quot;/&gt;&lt;wsp:rsid wsp:val=&quot;001A4927&quot;/&gt;&lt;wsp:rsid wsp:val=&quot;001E18D0&quot;/&gt;&lt;wsp:rsid wsp:val=&quot;001E2AEB&quot;/&gt;&lt;wsp:rsid wsp:val=&quot;001F373C&quot;/&gt;&lt;wsp:rsid wsp:val=&quot;00205AE5&quot;/&gt;&lt;wsp:rsid wsp:val=&quot;00216129&quot;/&gt;&lt;wsp:rsid wsp:val=&quot;002254A8&quot;/&gt;&lt;wsp:rsid wsp:val=&quot;00227AC6&quot;/&gt;&lt;wsp:rsid wsp:val=&quot;00231725&quot;/&gt;&lt;wsp:rsid wsp:val=&quot;00251C93&quot;/&gt;&lt;wsp:rsid wsp:val=&quot;002527E8&quot;/&gt;&lt;wsp:rsid wsp:val=&quot;002650E7&quot;/&gt;&lt;wsp:rsid wsp:val=&quot;002722EE&quot;/&gt;&lt;wsp:rsid wsp:val=&quot;002765F1&quot;/&gt;&lt;wsp:rsid wsp:val=&quot;002969DF&quot;/&gt;&lt;wsp:rsid wsp:val=&quot;002A1E5F&quot;/&gt;&lt;wsp:rsid wsp:val=&quot;002D55BA&quot;/&gt;&lt;wsp:rsid wsp:val=&quot;002F498F&quot;/&gt;&lt;wsp:rsid wsp:val=&quot;003122F2&quot;/&gt;&lt;wsp:rsid wsp:val=&quot;0031744E&quot;/&gt;&lt;wsp:rsid wsp:val=&quot;00320D93&quot;/&gt;&lt;wsp:rsid wsp:val=&quot;00326141&quot;/&gt;&lt;wsp:rsid wsp:val=&quot;003350E5&quot;/&gt;&lt;wsp:rsid wsp:val=&quot;00345623&quot;/&gt;&lt;wsp:rsid wsp:val=&quot;0035340B&quot;/&gt;&lt;wsp:rsid wsp:val=&quot;00361310&quot;/&gt;&lt;wsp:rsid wsp:val=&quot;0036255D&quot;/&gt;&lt;wsp:rsid wsp:val=&quot;003A5D62&quot;/&gt;&lt;wsp:rsid wsp:val=&quot;003C7CB7&quot;/&gt;&lt;wsp:rsid wsp:val=&quot;003D0525&quot;/&gt;&lt;wsp:rsid wsp:val=&quot;003D1B18&quot;/&gt;&lt;wsp:rsid wsp:val=&quot;003F36C1&quot;/&gt;&lt;wsp:rsid wsp:val=&quot;003F4D0E&quot;/&gt;&lt;wsp:rsid wsp:val=&quot;00401D30&quot;/&gt;&lt;wsp:rsid wsp:val=&quot;00404F35&quot;/&gt;&lt;wsp:rsid wsp:val=&quot;00410F35&quot;/&gt;&lt;wsp:rsid wsp:val=&quot;0041236F&quot;/&gt;&lt;wsp:rsid wsp:val=&quot;004133A7&quot;/&gt;&lt;wsp:rsid wsp:val=&quot;0045200E&quot;/&gt;&lt;wsp:rsid wsp:val=&quot;00452CF0&quot;/&gt;&lt;wsp:rsid wsp:val=&quot;00493033&quot;/&gt;&lt;wsp:rsid wsp:val=&quot;004945B9&quot;/&gt;&lt;wsp:rsid wsp:val=&quot;004C0CC6&quot;/&gt;&lt;wsp:rsid wsp:val=&quot;004C207F&quot;/&gt;&lt;wsp:rsid wsp:val=&quot;004D2716&quot;/&gt;&lt;wsp:rsid wsp:val=&quot;004D5BEC&quot;/&gt;&lt;wsp:rsid wsp:val=&quot;004D79C7&quot;/&gt;&lt;wsp:rsid wsp:val=&quot;004F6D48&quot;/&gt;&lt;wsp:rsid wsp:val=&quot;00502F97&quot;/&gt;&lt;wsp:rsid wsp:val=&quot;0050416D&quot;/&gt;&lt;wsp:rsid wsp:val=&quot;00525541&quot;/&gt;&lt;wsp:rsid wsp:val=&quot;00532CFE&quot;/&gt;&lt;wsp:rsid wsp:val=&quot;00535863&quot;/&gt;&lt;wsp:rsid wsp:val=&quot;005614F2&quot;/&gt;&lt;wsp:rsid wsp:val=&quot;005715AF&quot;/&gt;&lt;wsp:rsid wsp:val=&quot;0057700E&quot;/&gt;&lt;wsp:rsid wsp:val=&quot;0057771E&quot;/&gt;&lt;wsp:rsid wsp:val=&quot;00577A20&quot;/&gt;&lt;wsp:rsid wsp:val=&quot;00583C3B&quot;/&gt;&lt;wsp:rsid wsp:val=&quot;005930C7&quot;/&gt;&lt;wsp:rsid wsp:val=&quot;005B215D&quot;/&gt;&lt;wsp:rsid wsp:val=&quot;005B335A&quot;/&gt;&lt;wsp:rsid wsp:val=&quot;005C0EAE&quot;/&gt;&lt;wsp:rsid wsp:val=&quot;005C542D&quot;/&gt;&lt;wsp:rsid wsp:val=&quot;005D4019&quot;/&gt;&lt;wsp:rsid wsp:val=&quot;005D5DFD&quot;/&gt;&lt;wsp:rsid wsp:val=&quot;005D7258&quot;/&gt;&lt;wsp:rsid wsp:val=&quot;005E3936&quot;/&gt;&lt;wsp:rsid wsp:val=&quot;006224DB&quot;/&gt;&lt;wsp:rsid wsp:val=&quot;00623A78&quot;/&gt;&lt;wsp:rsid wsp:val=&quot;00624013&quot;/&gt;&lt;wsp:rsid wsp:val=&quot;006303B8&quot;/&gt;&lt;wsp:rsid wsp:val=&quot;00630EB5&quot;/&gt;&lt;wsp:rsid wsp:val=&quot;00661DCA&quot;/&gt;&lt;wsp:rsid wsp:val=&quot;0067215B&quot;/&gt;&lt;wsp:rsid wsp:val=&quot;00673664&quot;/&gt;&lt;wsp:rsid wsp:val=&quot;00676390&quot;/&gt;&lt;wsp:rsid wsp:val=&quot;006837EF&quot;/&gt;&lt;wsp:rsid wsp:val=&quot;00690722&quot;/&gt;&lt;wsp:rsid wsp:val=&quot;00692393&quot;/&gt;&lt;wsp:rsid wsp:val=&quot;006B1856&quot;/&gt;&lt;wsp:rsid wsp:val=&quot;006D6039&quot;/&gt;&lt;wsp:rsid wsp:val=&quot;006E5DD2&quot;/&gt;&lt;wsp:rsid wsp:val=&quot;006F1C5F&quot;/&gt;&lt;wsp:rsid wsp:val=&quot;007065E6&quot;/&gt;&lt;wsp:rsid wsp:val=&quot;00732758&quot;/&gt;&lt;wsp:rsid wsp:val=&quot;0074400C&quot;/&gt;&lt;wsp:rsid wsp:val=&quot;00755E56&quot;/&gt;&lt;wsp:rsid wsp:val=&quot;0078256A&quot;/&gt;&lt;wsp:rsid wsp:val=&quot;00790BBC&quot;/&gt;&lt;wsp:rsid wsp:val=&quot;0079295D&quot;/&gt;&lt;wsp:rsid wsp:val=&quot;007A56CE&quot;/&gt;&lt;wsp:rsid wsp:val=&quot;007E704A&quot;/&gt;&lt;wsp:rsid wsp:val=&quot;007F2286&quot;/&gt;&lt;wsp:rsid wsp:val=&quot;00804EE0&quot;/&gt;&lt;wsp:rsid wsp:val=&quot;00817168&quot;/&gt;&lt;wsp:rsid wsp:val=&quot;0082544C&quot;/&gt;&lt;wsp:rsid wsp:val=&quot;00832F6A&quot;/&gt;&lt;wsp:rsid wsp:val=&quot;00885A97&quot;/&gt;&lt;wsp:rsid wsp:val=&quot;008A0272&quot;/&gt;&lt;wsp:rsid wsp:val=&quot;008A619F&quot;/&gt;&lt;wsp:rsid wsp:val=&quot;008B011A&quot;/&gt;&lt;wsp:rsid wsp:val=&quot;008B384B&quot;/&gt;&lt;wsp:rsid wsp:val=&quot;008C2D58&quot;/&gt;&lt;wsp:rsid wsp:val=&quot;008C41A6&quot;/&gt;&lt;wsp:rsid wsp:val=&quot;008D180E&quot;/&gt;&lt;wsp:rsid wsp:val=&quot;008E61FF&quot;/&gt;&lt;wsp:rsid wsp:val=&quot;008E6498&quot;/&gt;&lt;wsp:rsid wsp:val=&quot;009039D6&quot;/&gt;&lt;wsp:rsid wsp:val=&quot;00907533&quot;/&gt;&lt;wsp:rsid wsp:val=&quot;00913FC1&quot;/&gt;&lt;wsp:rsid wsp:val=&quot;00914E4B&quot;/&gt;&lt;wsp:rsid wsp:val=&quot;009469E8&quot;/&gt;&lt;wsp:rsid wsp:val=&quot;009567EF&quot;/&gt;&lt;wsp:rsid wsp:val=&quot;0098452D&quot;/&gt;&lt;wsp:rsid wsp:val=&quot;009903D4&quot;/&gt;&lt;wsp:rsid wsp:val=&quot;00994B56&quot;/&gt;&lt;wsp:rsid wsp:val=&quot;00996743&quot;/&gt;&lt;wsp:rsid wsp:val=&quot;009C4836&quot;/&gt;&lt;wsp:rsid wsp:val=&quot;009D589E&quot;/&gt;&lt;wsp:rsid wsp:val=&quot;009D5A9B&quot;/&gt;&lt;wsp:rsid wsp:val=&quot;009D6DC9&quot;/&gt;&lt;wsp:rsid wsp:val=&quot;009E3D8E&quot;/&gt;&lt;wsp:rsid wsp:val=&quot;009F70E6&quot;/&gt;&lt;wsp:rsid wsp:val=&quot;00A04886&quot;/&gt;&lt;wsp:rsid wsp:val=&quot;00A17241&quot;/&gt;&lt;wsp:rsid wsp:val=&quot;00A20793&quot;/&gt;&lt;wsp:rsid wsp:val=&quot;00A235C5&quot;/&gt;&lt;wsp:rsid wsp:val=&quot;00A35020&quot;/&gt;&lt;wsp:rsid wsp:val=&quot;00A426CF&quot;/&gt;&lt;wsp:rsid wsp:val=&quot;00A53AA9&quot;/&gt;&lt;wsp:rsid wsp:val=&quot;00A95BD3&quot;/&gt;&lt;wsp:rsid wsp:val=&quot;00AD375F&quot;/&gt;&lt;wsp:rsid wsp:val=&quot;00AE4EA6&quot;/&gt;&lt;wsp:rsid wsp:val=&quot;00AF59A1&quot;/&gt;&lt;wsp:rsid wsp:val=&quot;00B26101&quot;/&gt;&lt;wsp:rsid wsp:val=&quot;00B40937&quot;/&gt;&lt;wsp:rsid wsp:val=&quot;00B511DC&quot;/&gt;&lt;wsp:rsid wsp:val=&quot;00B835CA&quot;/&gt;&lt;wsp:rsid wsp:val=&quot;00B83CB1&quot;/&gt;&lt;wsp:rsid wsp:val=&quot;00B91FA6&quot;/&gt;&lt;wsp:rsid wsp:val=&quot;00BB39F7&quot;/&gt;&lt;wsp:rsid wsp:val=&quot;00BC0CA5&quot;/&gt;&lt;wsp:rsid wsp:val=&quot;00BD1491&quot;/&gt;&lt;wsp:rsid wsp:val=&quot;00BF6B19&quot;/&gt;&lt;wsp:rsid wsp:val=&quot;00C02026&quot;/&gt;&lt;wsp:rsid wsp:val=&quot;00C1271D&quot;/&gt;&lt;wsp:rsid wsp:val=&quot;00C13B6F&quot;/&gt;&lt;wsp:rsid wsp:val=&quot;00C253C4&quot;/&gt;&lt;wsp:rsid wsp:val=&quot;00C33533&quot;/&gt;&lt;wsp:rsid wsp:val=&quot;00C56C95&quot;/&gt;&lt;wsp:rsid wsp:val=&quot;00C6215C&quot;/&gt;&lt;wsp:rsid wsp:val=&quot;00C64034&quot;/&gt;&lt;wsp:rsid wsp:val=&quot;00C74171&quot;/&gt;&lt;wsp:rsid wsp:val=&quot;00C850DA&quot;/&gt;&lt;wsp:rsid wsp:val=&quot;00CA271A&quot;/&gt;&lt;wsp:rsid wsp:val=&quot;00CC3714&quot;/&gt;&lt;wsp:rsid wsp:val=&quot;00CC7D3A&quot;/&gt;&lt;wsp:rsid wsp:val=&quot;00CD75AD&quot;/&gt;&lt;wsp:rsid wsp:val=&quot;00D11046&quot;/&gt;&lt;wsp:rsid wsp:val=&quot;00D12809&quot;/&gt;&lt;wsp:rsid wsp:val=&quot;00D12DDD&quot;/&gt;&lt;wsp:rsid wsp:val=&quot;00D2458F&quot;/&gt;&lt;wsp:rsid wsp:val=&quot;00D32270&quot;/&gt;&lt;wsp:rsid wsp:val=&quot;00D328E3&quot;/&gt;&lt;wsp:rsid wsp:val=&quot;00D32EFF&quot;/&gt;&lt;wsp:rsid wsp:val=&quot;00D36B03&quot;/&gt;&lt;wsp:rsid wsp:val=&quot;00D60258&quot;/&gt;&lt;wsp:rsid wsp:val=&quot;00D648D7&quot;/&gt;&lt;wsp:rsid wsp:val=&quot;00D76CB8&quot;/&gt;&lt;wsp:rsid wsp:val=&quot;00D82179&quot;/&gt;&lt;wsp:rsid wsp:val=&quot;00D85B4A&quot;/&gt;&lt;wsp:rsid wsp:val=&quot;00D91849&quot;/&gt;&lt;wsp:rsid wsp:val=&quot;00DA5536&quot;/&gt;&lt;wsp:rsid wsp:val=&quot;00DB5BD0&quot;/&gt;&lt;wsp:rsid wsp:val=&quot;00DC4E4E&quot;/&gt;&lt;wsp:rsid wsp:val=&quot;00DD4714&quot;/&gt;&lt;wsp:rsid wsp:val=&quot;00DD4B61&quot;/&gt;&lt;wsp:rsid wsp:val=&quot;00DE56DB&quot;/&gt;&lt;wsp:rsid wsp:val=&quot;00E04904&quot;/&gt;&lt;wsp:rsid wsp:val=&quot;00E2112F&quot;/&gt;&lt;wsp:rsid wsp:val=&quot;00E228AB&quot;/&gt;&lt;wsp:rsid wsp:val=&quot;00E27CCB&quot;/&gt;&lt;wsp:rsid wsp:val=&quot;00E41499&quot;/&gt;&lt;wsp:rsid wsp:val=&quot;00E5637B&quot;/&gt;&lt;wsp:rsid wsp:val=&quot;00E76933&quot;/&gt;&lt;wsp:rsid wsp:val=&quot;00E84127&quot;/&gt;&lt;wsp:rsid wsp:val=&quot;00E96A25&quot;/&gt;&lt;wsp:rsid wsp:val=&quot;00EA471B&quot;/&gt;&lt;wsp:rsid wsp:val=&quot;00EB4B25&quot;/&gt;&lt;wsp:rsid wsp:val=&quot;00ED41BC&quot;/&gt;&lt;wsp:rsid wsp:val=&quot;00ED5717&quot;/&gt;&lt;wsp:rsid wsp:val=&quot;00EF2209&quot;/&gt;&lt;wsp:rsid wsp:val=&quot;00F03FE5&quot;/&gt;&lt;wsp:rsid wsp:val=&quot;00F050BE&quot;/&gt;&lt;wsp:rsid wsp:val=&quot;00F05423&quot;/&gt;&lt;wsp:rsid wsp:val=&quot;00F33DEF&quot;/&gt;&lt;wsp:rsid wsp:val=&quot;00F462BD&quot;/&gt;&lt;wsp:rsid wsp:val=&quot;00F475A6&quot;/&gt;&lt;wsp:rsid wsp:val=&quot;00F5582D&quot;/&gt;&lt;wsp:rsid wsp:val=&quot;00F62C23&quot;/&gt;&lt;wsp:rsid wsp:val=&quot;00FC185A&quot;/&gt;&lt;wsp:rsid wsp:val=&quot;00FE59BF&quot;/&gt;&lt;wsp:rsid wsp:val=&quot;00FF0BD6&quot;/&gt;&lt;wsp:rsid wsp:val=&quot;00FF5856&quot;/&gt;&lt;wsp:rsid wsp:val=&quot;00FF6CD5&quot;/&gt;&lt;/wsp:rsids&gt;&lt;/w:docPr&gt;&lt;w:body&gt;&lt;wx:sect&gt;&lt;w:p wsp:rsidR=&quot;00000000&quot; wsp:rsidRDefault=&quot;00BC0CA5&quot; wsp:rsidP=&quot;00BC0CA5&quot;&gt;&lt;m:oMathPara&gt;&lt;m:oMath&gt;&lt;m:sSub&gt;&lt;m:sSubPr&gt;&lt;m:ctrlPr&gt;&lt;w:rPr&gt;&lt;w:rFonts w:ascii=&quot;Cambria Math&quot; w:fareast=&quot;Times New Roman&quot; w:h-ansi=&quot;Cambria Math&quot; w:cs=&quot;Arial&quot;/&gt;&lt;wx:font wx:val=&quot;Cambria Math&quot;/&gt;&lt;/w:rPr&gt;&lt;/m:ctrlPr&gt;&lt;/m:sSubPr&gt;&lt;m:e&gt;&lt;m:r&gt;&lt;m:rPr&gt;&lt;m:sty m:val=&quot;p&quot;/&gt;&lt;/m:rPr&gt;&lt;w:rPr&gt;&lt;w:rFonts w:ascii=&quot;Cambria Math&quot; w:fareast=&quot;Cambria Math&quot; w:h-ansi=&quot;Cambria Math&quot; w:cs=&quot;Arial&quot;/&gt;&lt;wx:font wx:val=&quot;Cambria Math&quot;/&gt;&lt;/w:rPr&gt;&lt;m:t&gt;x&lt;/m:t&gt;&lt;/m:r&gt;&lt;/m:e&gt;&lt;m:sub&gt;&lt;m:r&gt;&lt;m:rPr&gt;&lt;m:sty m:val=&quot;p&quot;/&gt;&lt;/m:rPr&gt;&lt;w:rPr&gt;&lt;w:rFonts w:ascii=&quot;Cambria Math&quot; w:fareast=&quot;Cambria Math&quot; w:h-ansi=&quot;Cambria Math&quot; w:cs=&quot;Arial&quot;/&gt;&lt;wx:font wx:val=&quot;Cambria Math&quot;/&gt;&lt;/w:rPr&gt;&lt;m:t&gt;ij&lt;/m:t&gt;&lt;/m:r&gt;&lt;/m:sub&gt;&lt;/m:sSub&gt;&lt;m:r&gt;&lt;m:rPr&gt;&lt;m:sty m:val=&quot;p&quot;/&gt;&lt;/m:rPr&gt;&lt;w:rPr&gt;&lt;w:rFonts w:ascii=&quot;Cambria Math&quot; w:fareast=&quot;Cambria Math&quot; w:h-ansi=&quot;Cambria Math&quot; w:cs=&quot;Arial&quot;/&gt;&lt;wx:font wx:val=&quot;Cambria Math&quot;/&gt;&lt;/w:rPr&gt;&lt;m:t&gt;?€?Multinomial&lt;/m:t&gt;&lt;/m:r&gt;&lt;m:d&gt;&lt;m:dPr&gt;&lt;m:ctrlPr&gt;&lt;w:rPr&gt;&lt;w:rFonts w:ascii=&quot;Cambria Math&quot; w:fareast=&quot;Cambria Math&quot; w:h-ansi=&quot;Cambria Math&quot; w:cs=&quot;Arial&quot;/&gt;&lt;wx:font wx:val=&quot;Cambria Math&quot;/&gt;&lt;/w:rPr&gt;&lt;/m:ctrlPr&gt;&lt;/m:dPr&gt;&lt;m:e&gt;&lt;m:sSub&gt;&lt;m:sSubPr&gt;&lt;m:ctrlPr&gt;&lt;w:rPr&gt;&lt;mw:rFonts w:ascii=&quot;Cambria Math&quot; w:fareast=&quot;Times New Roman&quot; w:h-ansi=&quot;Cambria Math&quot; w:cs=&quot;Arial&quot;/&gt;&lt;wx:font wx:val=&quot;Cambria Math&quot;/&gt;&lt;/w:rPr&gt;&lt;/m:ctrlPr&gt;&lt;/m:sSubPr&gt;&lt;m:e&gt;&lt;m:r&gt;&lt;m:rPr&gt;&lt;m:sty m:val=&quot;p&quot;/&gt;&lt;/m:rPr&gt;&lt;w:rPr&gt;&lt;w:rFonts w:ascii=&quot;Cambria Math&quot; w:fareast=&quot;Cambria Math&quot; w:h-ansi=&quot;Cambria Math&quot; w:cs=&quot;Arial&quot;/&gt;&lt;wx:font wx:val=&quot;Cambria Math&quot;/&gt;&lt;/w:rPr&gt;&lt;m:t&gt;??&lt;/m:t&gt;&lt;/m:r&gt;&lt;/m:e&gt;&lt;m:sub&gt;&lt;m:r&gt;&lt;w:rPr&gt;&lt;w:rFonts w:ascii=&quot;Cambria Math&quot; w:fareast=&quot;Times New Roman&quot; w:h-ansi=&quot;Cambria Math&quot; w:cs=&quot;Arial&quot;/&gt;&lt;wx:font wx:val=&quot;CamCbria Math&quot;/&gt;&lt;w:i/&gt;&lt;/w:rPr&gt;&lt;m:t&gt;zijj&lt;/m:t&gt;&lt;/m:r&gt;&lt;/m:sub&gt;&lt;/m:sSub&gt;&lt;/m:e&gt;&lt;/m:d&gt;&lt;m:r&gt;&lt;m:rPr&gt;&lt;m:sty m:val=&quot;p&quot;/&gt;&lt;/m:rPr&gt;&lt;w:rPr&gt;&lt;w:rFonts w:ascii=&quot;Cambria Math&quot; w:fareast=&quot;Cambria Math&quot; w:h-ansi=&quot;Cambria Math&quot; w:cs=&quot;Arial&quot;/&gt;&lt;wx:font wx:val=&quot;Cambria Math&quot;/&gt;&lt;/w:rPr&gt;&lt;m:t&gt; &lt;/m:t&gt;&lt;/m:r&gt;&lt;m:r&gt;&lt;m:rPr&gt;&lt;m:sty m:val=&quot;p&quot;/&gt;&lt;/m:rPr&gt;&lt;w:rPr&gt;&lt;w:rFonts w:ascii=&quot;Cambria Math&quot; w:h-ansi=&quot;Cambria Math&quot; w:cs=&quot;Arial&quot;/&gt;&lt;wx:font wx:val=&quot;Cambria Math&quot;/&gt;&lt;/w:rPr&gt;&lt;m:t&gt;?€?&lt;/m:t&gt;&lt;/m:r&gt;&lt;m:r&gt;&lt;m:rPr&gt;&lt;m:sty m:val=&quot;p&quot;/&gt;&lt;/m:rPr&gt;&lt;w:rPr&gt;&lt;w:rFonts w:aPscii=&quot;Cambria Math&quot; w:fareast=&quot;Cambria Math&quot; w:h-ansi=&quot;Cambria Math&quot; w:cs=&quot;Arial&quot;/&gt;&lt;wx:font wx:val=&quot;Cambria Math&quot;/&gt;&lt;/w:rPr&gt;&lt;m:t&gt; i, j&lt;/m:t&gt;&lt;/m:r&gt;&lt;/m:oMath&gt;&lt;/m:oMathPara&gt;&lt;/w:p&gt;&lt;w:sectPr wsp:rsidR=&quot;00000000&quot;&gt;&lt;w:pgSz w:w=&quot;12240&quot; w:h=&quot;15840&quot;/&gt;&lt;w:pgMar w:top=&quot;1134&quot; w:right=&quot;850&quot; w:bottom=&quot;1134&quot; w:left=&quot;1701&quot; w:header=&quot;720&quot; w:footer=&quot;720&quot; w:gutter=&quot;0&quot;/&gt;&lt;w:cols w:space=&quot;720&quot;/&gt;&lt;/w:sectPr&gt;&lt;/wx:sect&gt;&lt;/w:body&gt;&lt;/w:wordDocument&gt;">
            <v:imagedata r:id="rId4" o:title="" chromakey="white"/>
          </v:shape>
        </w:pict>
      </w:r>
      <w:r w:rsidRPr="00334126">
        <w:rPr>
          <w:rFonts w:ascii="Times New Roman" w:hAnsi="Times New Roman"/>
          <w:color w:val="auto"/>
          <w:sz w:val="22"/>
        </w:rPr>
        <w:instrText xml:space="preserve"> </w:instrText>
      </w:r>
      <w:r w:rsidRPr="00334126">
        <w:rPr>
          <w:rFonts w:ascii="Times New Roman" w:hAnsi="Times New Roman"/>
          <w:color w:val="auto"/>
          <w:sz w:val="22"/>
        </w:rPr>
        <w:fldChar w:fldCharType="end"/>
      </w:r>
      <w:r w:rsidRPr="00334126">
        <w:rPr>
          <w:rFonts w:ascii="Times New Roman" w:hAnsi="Times New Roman"/>
          <w:color w:val="auto"/>
          <w:sz w:val="22"/>
        </w:rPr>
        <w:t xml:space="preserve">There are some </w:t>
      </w:r>
      <w:proofErr w:type="spellStart"/>
      <w:r w:rsidRPr="00334126">
        <w:rPr>
          <w:rFonts w:ascii="Times New Roman" w:hAnsi="Times New Roman"/>
          <w:color w:val="auto"/>
          <w:sz w:val="22"/>
        </w:rPr>
        <w:t>hyperparameters</w:t>
      </w:r>
      <w:proofErr w:type="spellEnd"/>
      <w:r w:rsidRPr="00334126">
        <w:rPr>
          <w:rFonts w:ascii="Times New Roman" w:hAnsi="Times New Roman"/>
          <w:color w:val="auto"/>
          <w:sz w:val="22"/>
        </w:rPr>
        <w:t xml:space="preserve"> </w:t>
      </w:r>
      <m:oMath>
        <m:r>
          <w:rPr>
            <w:rFonts w:ascii="Cambria Math" w:hAnsi="Cambria Math"/>
            <w:color w:val="auto"/>
            <w:sz w:val="22"/>
          </w:rPr>
          <m:t>(c, λ, q)</m:t>
        </m:r>
      </m:oMath>
      <w:r w:rsidRPr="00334126">
        <w:rPr>
          <w:rFonts w:ascii="Times New Roman" w:hAnsi="Times New Roman"/>
          <w:color w:val="auto"/>
          <w:sz w:val="22"/>
        </w:rPr>
        <w:t xml:space="preserve"> in BCM. Generally, parameters can help in defining (e. g. distribution with parameters)  or classifying a particular</w:t>
      </w:r>
      <w:r w:rsidRPr="002317C1">
        <w:rPr>
          <w:rFonts w:ascii="Times New Roman" w:hAnsi="Times New Roman"/>
          <w:color w:val="auto"/>
          <w:sz w:val="22"/>
        </w:rPr>
        <w:t xml:space="preserve"> </w:t>
      </w:r>
      <w:hyperlink r:id="rId5" w:tooltip="System" w:history="1">
        <w:r w:rsidRPr="002317C1">
          <w:rPr>
            <w:rStyle w:val="Hipersaitas"/>
            <w:rFonts w:ascii="Times New Roman" w:hAnsi="Times New Roman"/>
            <w:color w:val="auto"/>
            <w:sz w:val="22"/>
            <w:u w:val="none"/>
          </w:rPr>
          <w:t>system</w:t>
        </w:r>
      </w:hyperlink>
      <w:r w:rsidRPr="00334126">
        <w:rPr>
          <w:rFonts w:ascii="Times New Roman" w:hAnsi="Times New Roman"/>
          <w:color w:val="auto"/>
          <w:sz w:val="22"/>
        </w:rPr>
        <w:t xml:space="preserve">. In the mixture model, using the </w:t>
      </w:r>
      <w:hyperlink r:id="rId6" w:tooltip="Bayesian inference" w:history="1">
        <w:r w:rsidRPr="002317C1">
          <w:rPr>
            <w:rStyle w:val="Hipersaitas"/>
            <w:rFonts w:ascii="Times New Roman" w:hAnsi="Times New Roman"/>
            <w:color w:val="auto"/>
            <w:sz w:val="22"/>
            <w:u w:val="none"/>
          </w:rPr>
          <w:t>Bayesian setting</w:t>
        </w:r>
      </w:hyperlink>
      <w:r w:rsidRPr="00334126">
        <w:rPr>
          <w:rFonts w:ascii="Times New Roman" w:hAnsi="Times New Roman"/>
          <w:color w:val="auto"/>
          <w:sz w:val="22"/>
        </w:rPr>
        <w:t xml:space="preserve">, the mixture weights and parameters themselves are random variables, and </w:t>
      </w:r>
      <w:hyperlink r:id="rId7" w:tooltip="Prior distribution" w:history="1">
        <w:r w:rsidRPr="002317C1">
          <w:rPr>
            <w:rStyle w:val="Hipersaitas"/>
            <w:rFonts w:ascii="Times New Roman" w:hAnsi="Times New Roman"/>
            <w:color w:val="auto"/>
            <w:sz w:val="22"/>
            <w:u w:val="none"/>
          </w:rPr>
          <w:t>prior distributions</w:t>
        </w:r>
      </w:hyperlink>
      <w:r w:rsidRPr="00334126">
        <w:rPr>
          <w:rFonts w:ascii="Times New Roman" w:hAnsi="Times New Roman"/>
          <w:color w:val="auto"/>
          <w:sz w:val="22"/>
        </w:rPr>
        <w:t xml:space="preserve"> will be placed over the variables. In BCM, the weights are typically viewed as a </w:t>
      </w:r>
      <w:r w:rsidRPr="00334126">
        <w:rPr>
          <w:rFonts w:ascii="Times New Roman" w:hAnsi="Times New Roman"/>
          <w:iCs/>
          <w:color w:val="auto"/>
          <w:sz w:val="22"/>
        </w:rPr>
        <w:t>K</w:t>
      </w:r>
      <w:r w:rsidRPr="00334126">
        <w:rPr>
          <w:rFonts w:ascii="Times New Roman" w:hAnsi="Times New Roman"/>
          <w:color w:val="auto"/>
          <w:sz w:val="22"/>
        </w:rPr>
        <w:t xml:space="preserve">-dimensional random vector drawn from a </w:t>
      </w:r>
      <w:hyperlink r:id="rId8" w:tooltip="Dirichlet distribution" w:history="1">
        <w:proofErr w:type="spellStart"/>
        <w:r w:rsidRPr="002317C1">
          <w:rPr>
            <w:rStyle w:val="Hipersaitas"/>
            <w:rFonts w:ascii="Times New Roman" w:hAnsi="Times New Roman"/>
            <w:color w:val="auto"/>
            <w:sz w:val="22"/>
            <w:u w:val="none"/>
          </w:rPr>
          <w:t>Dirichlet</w:t>
        </w:r>
        <w:proofErr w:type="spellEnd"/>
        <w:r w:rsidRPr="002317C1">
          <w:rPr>
            <w:rStyle w:val="Hipersaitas"/>
            <w:rFonts w:ascii="Times New Roman" w:hAnsi="Times New Roman"/>
            <w:color w:val="auto"/>
            <w:sz w:val="22"/>
            <w:u w:val="none"/>
          </w:rPr>
          <w:t xml:space="preserve"> distribution</w:t>
        </w:r>
      </w:hyperlink>
      <w:r w:rsidRPr="00334126">
        <w:rPr>
          <w:rFonts w:ascii="Times New Roman" w:hAnsi="Times New Roman"/>
          <w:color w:val="auto"/>
          <w:sz w:val="22"/>
        </w:rPr>
        <w:t xml:space="preserve"> (e.g., from the </w:t>
      </w:r>
      <w:hyperlink r:id="rId9" w:tooltip="Conjugate prior" w:history="1">
        <w:r w:rsidRPr="002317C1">
          <w:rPr>
            <w:rStyle w:val="Hipersaitas"/>
            <w:rFonts w:ascii="Times New Roman" w:hAnsi="Times New Roman"/>
            <w:color w:val="auto"/>
            <w:sz w:val="22"/>
            <w:u w:val="none"/>
          </w:rPr>
          <w:t>conjugate prior</w:t>
        </w:r>
      </w:hyperlink>
      <w:r w:rsidRPr="00334126">
        <w:rPr>
          <w:rFonts w:ascii="Times New Roman" w:hAnsi="Times New Roman"/>
          <w:color w:val="auto"/>
          <w:sz w:val="22"/>
        </w:rPr>
        <w:t xml:space="preserve"> to the categorical distribution), and the parameters are distributed according to their respective conjugate priors. </w:t>
      </w:r>
      <w:hyperlink w:anchor="Kim15" w:history="1">
        <w:r w:rsidRPr="00334126">
          <w:rPr>
            <w:rStyle w:val="Hipersaitas"/>
            <w:rFonts w:ascii="Times New Roman" w:hAnsi="Times New Roman"/>
            <w:sz w:val="22"/>
          </w:rPr>
          <w:t>Kim (2015)</w:t>
        </w:r>
      </w:hyperlink>
      <w:r w:rsidRPr="00334126">
        <w:rPr>
          <w:rFonts w:ascii="Times New Roman" w:hAnsi="Times New Roman"/>
          <w:color w:val="auto"/>
          <w:sz w:val="22"/>
        </w:rPr>
        <w:t xml:space="preserve"> explains that in BCM </w:t>
      </w:r>
      <m:oMath>
        <m:r>
          <w:rPr>
            <w:rFonts w:ascii="Cambria Math" w:hAnsi="Cambria Math"/>
            <w:color w:val="auto"/>
            <w:sz w:val="22"/>
          </w:rPr>
          <m:t>c</m:t>
        </m:r>
      </m:oMath>
      <w:r w:rsidRPr="00334126">
        <w:rPr>
          <w:rFonts w:ascii="Times New Roman" w:hAnsi="Times New Roman"/>
          <w:color w:val="auto"/>
          <w:sz w:val="22"/>
        </w:rPr>
        <w:t xml:space="preserve"> and </w:t>
      </w:r>
      <m:oMath>
        <m:r>
          <m:rPr>
            <m:sty m:val="p"/>
          </m:rPr>
          <w:rPr>
            <w:rFonts w:ascii="Cambria Math" w:hAnsi="Cambria Math"/>
            <w:color w:val="auto"/>
            <w:sz w:val="22"/>
          </w:rPr>
          <m:t>λ</m:t>
        </m:r>
      </m:oMath>
      <w:r w:rsidRPr="00334126">
        <w:rPr>
          <w:rFonts w:ascii="Times New Roman" w:hAnsi="Times New Roman"/>
          <w:color w:val="auto"/>
          <w:sz w:val="22"/>
        </w:rPr>
        <w:t xml:space="preserve"> are constant </w:t>
      </w:r>
      <w:proofErr w:type="spellStart"/>
      <w:r w:rsidRPr="00334126">
        <w:rPr>
          <w:rStyle w:val="highlight"/>
          <w:rFonts w:ascii="Times New Roman" w:hAnsi="Times New Roman"/>
          <w:color w:val="auto"/>
          <w:sz w:val="22"/>
        </w:rPr>
        <w:t>hyper</w:t>
      </w:r>
      <w:r w:rsidRPr="00334126">
        <w:rPr>
          <w:rFonts w:ascii="Times New Roman" w:hAnsi="Times New Roman"/>
          <w:color w:val="auto"/>
          <w:sz w:val="22"/>
        </w:rPr>
        <w:t>parameters</w:t>
      </w:r>
      <w:proofErr w:type="spellEnd"/>
      <w:r w:rsidRPr="00334126">
        <w:rPr>
          <w:rFonts w:ascii="Times New Roman" w:hAnsi="Times New Roman"/>
          <w:color w:val="auto"/>
          <w:sz w:val="22"/>
        </w:rPr>
        <w:t xml:space="preserve"> that indicate how much the prototype will be copied to generate the observations. Setting </w:t>
      </w:r>
      <m:oMath>
        <m:r>
          <w:rPr>
            <w:rFonts w:ascii="Cambria Math" w:hAnsi="Cambria Math"/>
            <w:color w:val="auto"/>
            <w:sz w:val="22"/>
          </w:rPr>
          <m:t>c, λ</m:t>
        </m:r>
        <m:r>
          <m:rPr>
            <m:sty m:val="p"/>
          </m:rPr>
          <w:rPr>
            <w:rFonts w:ascii="Cambria Math" w:hAnsi="Cambria Math"/>
            <w:color w:val="auto"/>
            <w:sz w:val="22"/>
          </w:rPr>
          <m:t>,</m:t>
        </m:r>
      </m:oMath>
      <w:r w:rsidRPr="00334126">
        <w:rPr>
          <w:rFonts w:ascii="Times New Roman" w:hAnsi="Times New Roman"/>
          <w:color w:val="auto"/>
          <w:sz w:val="22"/>
        </w:rPr>
        <w:t xml:space="preserve"> and </w:t>
      </w:r>
      <m:oMath>
        <m:r>
          <w:rPr>
            <w:rFonts w:ascii="Cambria Math" w:hAnsi="Cambria Math"/>
            <w:color w:val="auto"/>
            <w:sz w:val="22"/>
          </w:rPr>
          <m:t>q</m:t>
        </m:r>
      </m:oMath>
      <w:r w:rsidRPr="00334126">
        <w:rPr>
          <w:rFonts w:ascii="Times New Roman" w:hAnsi="Times New Roman"/>
          <w:color w:val="auto"/>
          <w:sz w:val="22"/>
        </w:rPr>
        <w:t xml:space="preserve"> can be done through cross-validation, another layer of hierarchy with more diffuse </w:t>
      </w:r>
      <w:proofErr w:type="spellStart"/>
      <w:r w:rsidRPr="00334126">
        <w:rPr>
          <w:rFonts w:ascii="Times New Roman" w:hAnsi="Times New Roman"/>
          <w:color w:val="auto"/>
          <w:sz w:val="22"/>
        </w:rPr>
        <w:t>hyperparameters</w:t>
      </w:r>
      <w:proofErr w:type="spellEnd"/>
      <w:r w:rsidRPr="00334126">
        <w:rPr>
          <w:rFonts w:ascii="Times New Roman" w:hAnsi="Times New Roman"/>
          <w:color w:val="auto"/>
          <w:sz w:val="22"/>
        </w:rPr>
        <w:t xml:space="preserve">, or plain intuition. For </w:t>
      </w:r>
      <m:oMath>
        <m:r>
          <w:rPr>
            <w:rFonts w:ascii="Cambria Math" w:hAnsi="Cambria Math"/>
            <w:color w:val="auto"/>
            <w:sz w:val="22"/>
          </w:rPr>
          <m:t>α</m:t>
        </m:r>
      </m:oMath>
      <w:r w:rsidRPr="00334126">
        <w:rPr>
          <w:rFonts w:ascii="Times New Roman" w:hAnsi="Times New Roman"/>
          <w:color w:val="auto"/>
          <w:sz w:val="22"/>
        </w:rPr>
        <w:t xml:space="preserve"> there are natural settings (all entries being 1) (</w:t>
      </w:r>
      <w:hyperlink w:anchor="Kim15" w:history="1">
        <w:r w:rsidRPr="00334126">
          <w:rPr>
            <w:rStyle w:val="Hipersaitas"/>
            <w:rFonts w:ascii="Times New Roman" w:hAnsi="Times New Roman"/>
            <w:sz w:val="22"/>
          </w:rPr>
          <w:t>Kim, 2015</w:t>
        </w:r>
      </w:hyperlink>
      <w:r w:rsidRPr="00334126">
        <w:rPr>
          <w:rFonts w:ascii="Times New Roman" w:hAnsi="Times New Roman"/>
          <w:color w:val="auto"/>
          <w:sz w:val="22"/>
        </w:rPr>
        <w:t xml:space="preserve">). Mixture weights </w:t>
      </w:r>
      <m:oMath>
        <m:sSub>
          <m:sSubPr>
            <m:ctrlPr>
              <w:rPr>
                <w:rFonts w:ascii="Cambria Math" w:hAnsi="Cambria Math"/>
                <w:color w:val="auto"/>
                <w:sz w:val="22"/>
              </w:rPr>
            </m:ctrlPr>
          </m:sSubPr>
          <m:e>
            <m:r>
              <m:rPr>
                <m:sty m:val="p"/>
              </m:rPr>
              <w:rPr>
                <w:rFonts w:ascii="Cambria Math" w:hAnsi="Cambria Math"/>
                <w:color w:val="auto"/>
                <w:sz w:val="22"/>
              </w:rPr>
              <m:t>π</m:t>
            </m:r>
          </m:e>
          <m:sub>
            <m:r>
              <m:rPr>
                <m:sty m:val="p"/>
              </m:rPr>
              <w:rPr>
                <w:rFonts w:ascii="Cambria Math" w:hAnsi="Cambria Math"/>
                <w:color w:val="auto"/>
                <w:sz w:val="22"/>
              </w:rPr>
              <m:t>i</m:t>
            </m:r>
          </m:sub>
        </m:sSub>
        <m:r>
          <w:rPr>
            <w:rFonts w:ascii="Cambria Math" w:hAnsi="Cambria Math"/>
            <w:color w:val="auto"/>
            <w:sz w:val="22"/>
          </w:rPr>
          <m:t xml:space="preserve"> </m:t>
        </m:r>
      </m:oMath>
      <w:r w:rsidRPr="00334126">
        <w:rPr>
          <w:rFonts w:ascii="Times New Roman" w:hAnsi="Times New Roman"/>
          <w:color w:val="auto"/>
          <w:sz w:val="22"/>
        </w:rPr>
        <w:t xml:space="preserve">(proportion of elements in each cluster) are generated according to a Dirichlet distribution, e.g., the distribution from the family of </w:t>
      </w:r>
      <w:hyperlink r:id="rId10" w:tooltip="Continuous probability distribution" w:history="1">
        <w:r w:rsidRPr="002317C1">
          <w:rPr>
            <w:rStyle w:val="Hipersaitas"/>
            <w:rFonts w:ascii="Times New Roman" w:hAnsi="Times New Roman"/>
            <w:color w:val="auto"/>
            <w:sz w:val="22"/>
            <w:u w:val="none"/>
          </w:rPr>
          <w:t>continuous</w:t>
        </w:r>
      </w:hyperlink>
      <w:r w:rsidRPr="002317C1">
        <w:rPr>
          <w:rFonts w:ascii="Times New Roman" w:hAnsi="Times New Roman"/>
          <w:color w:val="auto"/>
          <w:sz w:val="22"/>
        </w:rPr>
        <w:t xml:space="preserve"> </w:t>
      </w:r>
      <w:hyperlink r:id="rId11" w:tooltip="Multivariate random variable" w:history="1">
        <w:r w:rsidRPr="002317C1">
          <w:rPr>
            <w:rStyle w:val="Hipersaitas"/>
            <w:rFonts w:ascii="Times New Roman" w:hAnsi="Times New Roman"/>
            <w:color w:val="auto"/>
            <w:sz w:val="22"/>
            <w:u w:val="none"/>
          </w:rPr>
          <w:t>multivariate</w:t>
        </w:r>
      </w:hyperlink>
      <w:r w:rsidRPr="002317C1">
        <w:rPr>
          <w:rFonts w:ascii="Times New Roman" w:hAnsi="Times New Roman"/>
          <w:color w:val="auto"/>
          <w:sz w:val="22"/>
        </w:rPr>
        <w:t xml:space="preserve"> </w:t>
      </w:r>
      <w:hyperlink r:id="rId12" w:tooltip="Probability distribution" w:history="1">
        <w:r w:rsidRPr="002317C1">
          <w:rPr>
            <w:rStyle w:val="Hipersaitas"/>
            <w:rFonts w:ascii="Times New Roman" w:hAnsi="Times New Roman"/>
            <w:color w:val="auto"/>
            <w:sz w:val="22"/>
            <w:u w:val="none"/>
          </w:rPr>
          <w:t>probability distributions</w:t>
        </w:r>
      </w:hyperlink>
      <w:r w:rsidRPr="00334126">
        <w:rPr>
          <w:rFonts w:ascii="Times New Roman" w:hAnsi="Times New Roman"/>
          <w:color w:val="auto"/>
          <w:sz w:val="22"/>
        </w:rPr>
        <w:t xml:space="preserve"> parameterized by a </w:t>
      </w:r>
      <w:proofErr w:type="spellStart"/>
      <w:r w:rsidRPr="00334126">
        <w:rPr>
          <w:rFonts w:ascii="Times New Roman" w:hAnsi="Times New Roman"/>
          <w:color w:val="auto"/>
          <w:sz w:val="22"/>
        </w:rPr>
        <w:t>hyperparameter</w:t>
      </w:r>
      <w:proofErr w:type="spellEnd"/>
      <w:r w:rsidRPr="00334126">
        <w:rPr>
          <w:rFonts w:ascii="Times New Roman" w:hAnsi="Times New Roman"/>
          <w:color w:val="auto"/>
          <w:sz w:val="22"/>
        </w:rPr>
        <w:t xml:space="preserve"> </w:t>
      </w:r>
      <m:oMath>
        <m:r>
          <m:rPr>
            <m:sty m:val="p"/>
          </m:rPr>
          <w:rPr>
            <w:rFonts w:ascii="Cambria Math" w:hAnsi="Cambria Math"/>
            <w:color w:val="auto"/>
            <w:sz w:val="22"/>
          </w:rPr>
          <m:t xml:space="preserve">α - </m:t>
        </m:r>
      </m:oMath>
      <w:r w:rsidRPr="00334126">
        <w:rPr>
          <w:rFonts w:ascii="Times New Roman" w:hAnsi="Times New Roman"/>
          <w:color w:val="auto"/>
          <w:sz w:val="22"/>
        </w:rPr>
        <w:t xml:space="preserve"> a vector of positive </w:t>
      </w:r>
      <w:hyperlink r:id="rId13" w:tooltip="Real number" w:history="1">
        <w:r w:rsidRPr="002317C1">
          <w:rPr>
            <w:rStyle w:val="Hipersaitas"/>
            <w:rFonts w:ascii="Times New Roman" w:hAnsi="Times New Roman"/>
            <w:color w:val="auto"/>
            <w:sz w:val="22"/>
            <w:u w:val="none"/>
          </w:rPr>
          <w:t>reals</w:t>
        </w:r>
      </w:hyperlink>
      <w:r w:rsidRPr="00334126">
        <w:rPr>
          <w:rFonts w:ascii="Times New Roman" w:hAnsi="Times New Roman"/>
          <w:color w:val="auto"/>
          <w:sz w:val="22"/>
        </w:rPr>
        <w:t xml:space="preserve">. It has to be noted that </w:t>
      </w:r>
      <w:proofErr w:type="spellStart"/>
      <w:r w:rsidRPr="00334126">
        <w:rPr>
          <w:rFonts w:ascii="Times New Roman" w:hAnsi="Times New Roman"/>
          <w:color w:val="auto"/>
          <w:sz w:val="22"/>
        </w:rPr>
        <w:t>Dirichlet</w:t>
      </w:r>
      <w:proofErr w:type="spellEnd"/>
      <w:r w:rsidRPr="00334126">
        <w:rPr>
          <w:rFonts w:ascii="Times New Roman" w:hAnsi="Times New Roman"/>
          <w:color w:val="auto"/>
          <w:sz w:val="22"/>
        </w:rPr>
        <w:t xml:space="preserve"> is the prior conjugate for categorical (multinomial) distribution; therefore, sampling is not necessary in this case, as it is possible to marginalize and evaluate the probability distribution exactly. </w:t>
      </w:r>
      <w:proofErr w:type="spellStart"/>
      <w:r w:rsidRPr="00334126">
        <w:rPr>
          <w:rFonts w:ascii="Times New Roman" w:hAnsi="Times New Roman"/>
          <w:color w:val="auto"/>
          <w:sz w:val="22"/>
        </w:rPr>
        <w:t>Hyperparameter</w:t>
      </w:r>
      <w:proofErr w:type="spellEnd"/>
      <w:r w:rsidRPr="00334126">
        <w:rPr>
          <w:rFonts w:ascii="Times New Roman" w:hAnsi="Times New Roman"/>
          <w:color w:val="auto"/>
          <w:sz w:val="22"/>
        </w:rPr>
        <w:t xml:space="preserve"> </w:t>
      </w:r>
      <m:oMath>
        <m:r>
          <w:rPr>
            <w:rFonts w:ascii="Cambria Math" w:hAnsi="Cambria Math"/>
            <w:color w:val="auto"/>
            <w:sz w:val="22"/>
          </w:rPr>
          <m:t>α</m:t>
        </m:r>
      </m:oMath>
      <w:r w:rsidRPr="00334126">
        <w:rPr>
          <w:rFonts w:ascii="Times New Roman" w:hAnsi="Times New Roman"/>
          <w:color w:val="auto"/>
          <w:sz w:val="22"/>
        </w:rPr>
        <w:t xml:space="preserve"> “controls” how many different clusters we want to have per data point (for student’s learning style modeling </w:t>
      </w:r>
      <m:oMath>
        <m:r>
          <m:rPr>
            <m:sty m:val="p"/>
          </m:rPr>
          <w:rPr>
            <w:rFonts w:ascii="Cambria Math" w:hAnsi="Cambria Math"/>
            <w:color w:val="auto"/>
            <w:sz w:val="22"/>
          </w:rPr>
          <m:t>-</m:t>
        </m:r>
      </m:oMath>
      <w:r w:rsidRPr="00334126">
        <w:rPr>
          <w:rFonts w:ascii="Times New Roman" w:hAnsi="Times New Roman"/>
          <w:color w:val="auto"/>
          <w:sz w:val="22"/>
        </w:rPr>
        <w:t xml:space="preserve"> per log of the student). To use BCM for classification, vector </w:t>
      </w:r>
      <m:oMath>
        <m:sSub>
          <m:sSubPr>
            <m:ctrlPr>
              <w:rPr>
                <w:rFonts w:ascii="Cambria Math" w:hAnsi="Cambria Math"/>
                <w:i/>
                <w:color w:val="auto"/>
                <w:sz w:val="22"/>
              </w:rPr>
            </m:ctrlPr>
          </m:sSubPr>
          <m:e>
            <m:r>
              <w:rPr>
                <w:rFonts w:ascii="Cambria Math" w:hAnsi="Cambria Math"/>
                <w:color w:val="auto"/>
                <w:sz w:val="22"/>
              </w:rPr>
              <m:t>π</m:t>
            </m:r>
          </m:e>
          <m:sub>
            <m:r>
              <w:rPr>
                <w:rFonts w:ascii="Cambria Math" w:hAnsi="Cambria Math"/>
                <w:color w:val="auto"/>
                <w:sz w:val="22"/>
              </w:rPr>
              <m:t>i</m:t>
            </m:r>
          </m:sub>
        </m:sSub>
        <m:r>
          <w:rPr>
            <w:rFonts w:ascii="Cambria Math" w:hAnsi="Cambria Math"/>
            <w:color w:val="auto"/>
            <w:sz w:val="22"/>
          </w:rPr>
          <m:t xml:space="preserve"> </m:t>
        </m:r>
      </m:oMath>
      <w:r w:rsidRPr="00334126">
        <w:rPr>
          <w:rFonts w:ascii="Times New Roman" w:hAnsi="Times New Roman"/>
          <w:color w:val="auto"/>
          <w:sz w:val="22"/>
        </w:rPr>
        <w:t>is used as</w:t>
      </w:r>
      <w:r w:rsidRPr="00334126">
        <w:rPr>
          <w:rFonts w:ascii="Times New Roman" w:hAnsi="Times New Roman"/>
          <w:i/>
          <w:color w:val="auto"/>
          <w:sz w:val="22"/>
        </w:rPr>
        <w:t xml:space="preserve"> </w:t>
      </w:r>
      <m:oMath>
        <m:r>
          <w:rPr>
            <w:rFonts w:ascii="Cambria Math" w:hAnsi="Cambria Math"/>
            <w:color w:val="auto"/>
            <w:sz w:val="22"/>
          </w:rPr>
          <m:t>S</m:t>
        </m:r>
      </m:oMath>
      <w:r w:rsidRPr="00334126">
        <w:rPr>
          <w:rFonts w:ascii="Times New Roman" w:hAnsi="Times New Roman"/>
          <w:color w:val="auto"/>
          <w:sz w:val="22"/>
        </w:rPr>
        <w:t xml:space="preserve"> features for a classifier, such as SVM (</w:t>
      </w:r>
      <w:hyperlink w:anchor="Kim15" w:history="1">
        <w:r w:rsidRPr="00334126">
          <w:rPr>
            <w:rStyle w:val="Hipersaitas"/>
            <w:rFonts w:ascii="Times New Roman" w:hAnsi="Times New Roman"/>
            <w:sz w:val="22"/>
          </w:rPr>
          <w:t>Kim, 2015</w:t>
        </w:r>
      </w:hyperlink>
      <w:r w:rsidRPr="00334126">
        <w:rPr>
          <w:rFonts w:ascii="Times New Roman" w:hAnsi="Times New Roman"/>
          <w:color w:val="auto"/>
          <w:sz w:val="22"/>
        </w:rPr>
        <w:t>), which categorizes unlabeled data, representing the examples as points in space, mapped so that the examples of the separate categories are divided by a clear gap that is as wide as possible. New examples are then mapped into that same space and predicted to belong to a category based on which side of the gap they fall (</w:t>
      </w:r>
      <w:hyperlink w:anchor="Kim15" w:history="1">
        <w:r w:rsidRPr="00334126">
          <w:rPr>
            <w:rStyle w:val="Hipersaitas"/>
            <w:rFonts w:ascii="Times New Roman" w:hAnsi="Times New Roman"/>
            <w:sz w:val="22"/>
          </w:rPr>
          <w:t>Kim, 2015</w:t>
        </w:r>
      </w:hyperlink>
      <w:r w:rsidRPr="00334126">
        <w:rPr>
          <w:rFonts w:ascii="Times New Roman" w:hAnsi="Times New Roman"/>
          <w:color w:val="auto"/>
          <w:sz w:val="22"/>
        </w:rPr>
        <w:t xml:space="preserve">). </w:t>
      </w:r>
    </w:p>
    <w:p w:rsidR="00334126" w:rsidRPr="00334126" w:rsidRDefault="00334126" w:rsidP="00334126">
      <w:pPr>
        <w:pStyle w:val="Betarp"/>
        <w:ind w:firstLine="397"/>
        <w:jc w:val="both"/>
        <w:rPr>
          <w:rFonts w:ascii="Times New Roman" w:eastAsiaTheme="minorEastAsia" w:hAnsi="Times New Roman" w:cs="Times New Roman"/>
        </w:rPr>
      </w:pPr>
      <w:r w:rsidRPr="00334126">
        <w:rPr>
          <w:rFonts w:ascii="Times New Roman" w:hAnsi="Times New Roman" w:cs="Times New Roman"/>
        </w:rPr>
        <w:t xml:space="preserve">There are some methods developed for </w:t>
      </w:r>
      <w:r w:rsidRPr="00334126">
        <w:rPr>
          <w:rStyle w:val="notecontentvalue"/>
          <w:rFonts w:ascii="Times New Roman" w:hAnsi="Times New Roman" w:cs="Times New Roman"/>
        </w:rPr>
        <w:t xml:space="preserve">pre-training for generative modeling: </w:t>
      </w:r>
      <w:r w:rsidRPr="00334126">
        <w:rPr>
          <w:rStyle w:val="notecontentvalue"/>
          <w:rFonts w:ascii="Times New Roman" w:hAnsi="Times New Roman" w:cs="Times New Roman"/>
          <w:i/>
        </w:rPr>
        <w:t>Maximum Likelihood Estimation, variance algorithms, Markov Monte Carlo method</w:t>
      </w:r>
      <w:r w:rsidRPr="00334126">
        <w:rPr>
          <w:rStyle w:val="notecontentvalue"/>
          <w:rFonts w:ascii="Times New Roman" w:hAnsi="Times New Roman" w:cs="Times New Roman"/>
        </w:rPr>
        <w:t>, and others. The g</w:t>
      </w:r>
      <w:r w:rsidRPr="00334126">
        <w:rPr>
          <w:rFonts w:ascii="Times New Roman" w:hAnsi="Times New Roman" w:cs="Times New Roman"/>
        </w:rPr>
        <w:t xml:space="preserve">eneration can be done by sampling from prior and weighting by likelihood (it is the expectation maximization method), using some guide distribution (it is called importance sampling), and iteratively sampling the unknown variables of the model from their conditional distributions when using MMC, or by </w:t>
      </w:r>
      <w:proofErr w:type="spellStart"/>
      <w:r w:rsidRPr="00334126">
        <w:rPr>
          <w:rFonts w:ascii="Times New Roman" w:hAnsi="Times New Roman" w:cs="Times New Roman"/>
        </w:rPr>
        <w:t>variational</w:t>
      </w:r>
      <w:proofErr w:type="spellEnd"/>
      <w:r w:rsidRPr="00334126">
        <w:rPr>
          <w:rFonts w:ascii="Times New Roman" w:hAnsi="Times New Roman" w:cs="Times New Roman"/>
        </w:rPr>
        <w:t xml:space="preserve"> methods. </w:t>
      </w:r>
      <w:proofErr w:type="spellStart"/>
      <w:r w:rsidRPr="00334126">
        <w:rPr>
          <w:rStyle w:val="comment-copy"/>
          <w:rFonts w:ascii="Times New Roman" w:hAnsi="Times New Roman" w:cs="Times New Roman"/>
          <w:lang w:val="lt-LT"/>
        </w:rPr>
        <w:t>In</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the</w:t>
      </w:r>
      <w:proofErr w:type="spellEnd"/>
      <w:r w:rsidRPr="00334126">
        <w:rPr>
          <w:rStyle w:val="comment-copy"/>
          <w:rFonts w:ascii="Times New Roman" w:hAnsi="Times New Roman" w:cs="Times New Roman"/>
          <w:lang w:val="lt-LT"/>
        </w:rPr>
        <w:t xml:space="preserve"> BCM </w:t>
      </w:r>
      <w:proofErr w:type="spellStart"/>
      <w:r w:rsidRPr="00334126">
        <w:rPr>
          <w:rStyle w:val="comment-copy"/>
          <w:rFonts w:ascii="Times New Roman" w:hAnsi="Times New Roman" w:cs="Times New Roman"/>
          <w:lang w:val="lt-LT"/>
        </w:rPr>
        <w:t>generative</w:t>
      </w:r>
      <w:proofErr w:type="spellEnd"/>
      <w:r w:rsidRPr="00334126">
        <w:rPr>
          <w:rStyle w:val="comment-copy"/>
          <w:rFonts w:ascii="Times New Roman" w:hAnsi="Times New Roman" w:cs="Times New Roman"/>
          <w:lang w:val="lt-LT"/>
        </w:rPr>
        <w:t xml:space="preserve"> story, </w:t>
      </w:r>
      <w:proofErr w:type="spellStart"/>
      <w:r w:rsidRPr="00334126">
        <w:rPr>
          <w:rStyle w:val="comment-copy"/>
          <w:rFonts w:ascii="Times New Roman" w:hAnsi="Times New Roman" w:cs="Times New Roman"/>
          <w:lang w:val="lt-LT"/>
        </w:rPr>
        <w:t>clusters</w:t>
      </w:r>
      <w:proofErr w:type="spellEnd"/>
      <w:r w:rsidRPr="00334126">
        <w:rPr>
          <w:rStyle w:val="comment-copy"/>
          <w:rFonts w:ascii="Times New Roman" w:hAnsi="Times New Roman" w:cs="Times New Roman"/>
          <w:lang w:val="lt-LT"/>
        </w:rPr>
        <w:t xml:space="preserve"> are </w:t>
      </w:r>
      <w:proofErr w:type="spellStart"/>
      <w:r w:rsidRPr="00334126">
        <w:rPr>
          <w:rStyle w:val="comment-copy"/>
          <w:rFonts w:ascii="Times New Roman" w:hAnsi="Times New Roman" w:cs="Times New Roman"/>
          <w:lang w:val="lt-LT"/>
        </w:rPr>
        <w:t>generated</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first</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and</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each</w:t>
      </w:r>
      <w:proofErr w:type="spellEnd"/>
      <w:r w:rsidRPr="00334126">
        <w:rPr>
          <w:rStyle w:val="comment-copy"/>
          <w:rFonts w:ascii="Times New Roman" w:hAnsi="Times New Roman" w:cs="Times New Roman"/>
          <w:lang w:val="lt-LT"/>
        </w:rPr>
        <w:t xml:space="preserve"> data </w:t>
      </w:r>
      <w:proofErr w:type="spellStart"/>
      <w:r w:rsidRPr="00334126">
        <w:rPr>
          <w:rStyle w:val="comment-copy"/>
          <w:rFonts w:ascii="Times New Roman" w:hAnsi="Times New Roman" w:cs="Times New Roman"/>
          <w:lang w:val="lt-LT"/>
        </w:rPr>
        <w:t>point</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is</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represented</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by</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distribution</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over</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clusters</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Prototype</w:t>
      </w:r>
      <w:proofErr w:type="spellEnd"/>
      <w:r w:rsidRPr="00334126">
        <w:rPr>
          <w:rStyle w:val="comment-copy"/>
          <w:rFonts w:ascii="Times New Roman" w:hAnsi="Times New Roman" w:cs="Times New Roman"/>
          <w:lang w:val="lt-LT"/>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m:t>
            </m:r>
          </m:sub>
        </m:sSub>
        <m:r>
          <w:rPr>
            <w:rFonts w:ascii="Cambria Math" w:hAnsi="Cambria Math" w:cs="Times New Roman"/>
          </w:rPr>
          <m:t xml:space="preserve"> </m:t>
        </m:r>
      </m:oMath>
      <w:r w:rsidRPr="00334126">
        <w:rPr>
          <w:rFonts w:ascii="Times New Roman" w:hAnsi="Times New Roman" w:cs="Times New Roman"/>
        </w:rPr>
        <w:t xml:space="preserve"> is generated by sampling </w:t>
      </w:r>
      <w:r w:rsidRPr="00334126">
        <w:rPr>
          <w:rStyle w:val="highlight"/>
          <w:rFonts w:ascii="Times New Roman" w:hAnsi="Times New Roman" w:cs="Times New Roman"/>
        </w:rPr>
        <w:t>uniform</w:t>
      </w:r>
      <w:r w:rsidRPr="00334126">
        <w:rPr>
          <w:rFonts w:ascii="Times New Roman" w:hAnsi="Times New Roman" w:cs="Times New Roman"/>
        </w:rPr>
        <w:t>ly over all observations (</w:t>
      </w:r>
      <w:hyperlink w:anchor="Kim15" w:history="1">
        <w:r w:rsidRPr="00334126">
          <w:rPr>
            <w:rStyle w:val="Hipersaitas"/>
            <w:rFonts w:ascii="Times New Roman" w:hAnsi="Times New Roman" w:cs="Times New Roman"/>
          </w:rPr>
          <w:t>Kim 2015</w:t>
        </w:r>
      </w:hyperlink>
      <w:r w:rsidRPr="00334126">
        <w:rPr>
          <w:rFonts w:ascii="Times New Roman" w:hAnsi="Times New Roman" w:cs="Times New Roman"/>
        </w:rPr>
        <w:t xml:space="preserve">), i.e., </w:t>
      </w:r>
      <w:proofErr w:type="spellStart"/>
      <w:r w:rsidRPr="00334126">
        <w:rPr>
          <w:rStyle w:val="comment-copy"/>
          <w:rFonts w:ascii="Times New Roman" w:hAnsi="Times New Roman" w:cs="Times New Roman"/>
          <w:lang w:val="lt-LT"/>
        </w:rPr>
        <w:t>initially</w:t>
      </w:r>
      <w:proofErr w:type="spellEnd"/>
      <w:r w:rsidRPr="00334126">
        <w:rPr>
          <w:rStyle w:val="comment-copy"/>
          <w:rFonts w:ascii="Times New Roman" w:hAnsi="Times New Roman" w:cs="Times New Roman"/>
          <w:lang w:val="lt-LT"/>
        </w:rPr>
        <w:t xml:space="preserve">, it </w:t>
      </w:r>
      <w:proofErr w:type="spellStart"/>
      <w:r w:rsidRPr="00334126">
        <w:rPr>
          <w:rStyle w:val="comment-copy"/>
          <w:rFonts w:ascii="Times New Roman" w:hAnsi="Times New Roman" w:cs="Times New Roman"/>
          <w:lang w:val="lt-LT"/>
        </w:rPr>
        <w:t>is</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presumed</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that</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every</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cluster</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is</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equally</w:t>
      </w:r>
      <w:proofErr w:type="spellEnd"/>
      <w:r w:rsidRPr="00334126">
        <w:rPr>
          <w:rStyle w:val="comment-copy"/>
          <w:rFonts w:ascii="Times New Roman" w:hAnsi="Times New Roman" w:cs="Times New Roman"/>
          <w:lang w:val="lt-LT"/>
        </w:rPr>
        <w:t xml:space="preserve"> </w:t>
      </w:r>
      <w:proofErr w:type="spellStart"/>
      <w:r w:rsidRPr="00334126">
        <w:rPr>
          <w:rStyle w:val="comment-copy"/>
          <w:rFonts w:ascii="Times New Roman" w:hAnsi="Times New Roman" w:cs="Times New Roman"/>
          <w:lang w:val="lt-LT"/>
        </w:rPr>
        <w:t>probable</w:t>
      </w:r>
      <w:proofErr w:type="spellEnd"/>
      <w:r w:rsidRPr="00334126">
        <w:rPr>
          <w:rStyle w:val="comment-copy"/>
          <w:rFonts w:ascii="Times New Roman" w:hAnsi="Times New Roman" w:cs="Times New Roman"/>
          <w:lang w:val="lt-LT"/>
        </w:rPr>
        <w:t xml:space="preserve">. </w:t>
      </w:r>
      <w:r w:rsidRPr="00334126">
        <w:rPr>
          <w:rFonts w:ascii="Times New Roman" w:hAnsi="Times New Roman" w:cs="Times New Roman"/>
        </w:rPr>
        <w:t xml:space="preserve">Each element of the feature indicator vector </w:t>
      </w:r>
      <m:oMath>
        <m:sSub>
          <m:sSubPr>
            <m:ctrlPr>
              <w:rPr>
                <w:rFonts w:ascii="Cambria Math" w:hAnsi="Cambria Math" w:cs="Times New Roman"/>
                <w:i/>
              </w:rPr>
            </m:ctrlPr>
          </m:sSubPr>
          <m:e>
            <m:r>
              <w:rPr>
                <w:rFonts w:ascii="Cambria Math" w:eastAsia="Cambria Math" w:hAnsi="Cambria Math" w:cs="Times New Roman"/>
              </w:rPr>
              <m:t>w</m:t>
            </m:r>
          </m:e>
          <m:sub>
            <m:r>
              <w:rPr>
                <w:rFonts w:ascii="Cambria Math" w:eastAsia="Cambria Math" w:hAnsi="Cambria Math" w:cs="Times New Roman"/>
              </w:rPr>
              <m:t>sj</m:t>
            </m:r>
          </m:sub>
        </m:sSub>
      </m:oMath>
      <w:r w:rsidRPr="00334126">
        <w:rPr>
          <w:rFonts w:ascii="Times New Roman" w:hAnsi="Times New Roman" w:cs="Times New Roman"/>
        </w:rPr>
        <w:t xml:space="preserve"> that indicates important features for the cluster is generated according to a Bernoulli distribution with </w:t>
      </w:r>
      <w:proofErr w:type="spellStart"/>
      <w:r w:rsidRPr="00334126">
        <w:rPr>
          <w:rFonts w:ascii="Times New Roman" w:hAnsi="Times New Roman" w:cs="Times New Roman"/>
        </w:rPr>
        <w:t>hyperparameter</w:t>
      </w:r>
      <w:proofErr w:type="spellEnd"/>
      <w:r w:rsidRPr="00334126">
        <w:rPr>
          <w:rFonts w:ascii="Times New Roman" w:hAnsi="Times New Roman" w:cs="Times New Roman"/>
        </w:rPr>
        <w:t xml:space="preserve"> </w:t>
      </w:r>
      <m:oMath>
        <m:r>
          <w:rPr>
            <w:rFonts w:ascii="Cambria Math" w:hAnsi="Cambria Math" w:cs="Times New Roman"/>
          </w:rPr>
          <m:t>q</m:t>
        </m:r>
      </m:oMath>
      <w:r w:rsidRPr="00334126">
        <w:rPr>
          <w:rFonts w:ascii="Times New Roman" w:hAnsi="Times New Roman" w:cs="Times New Roman"/>
        </w:rPr>
        <w:t xml:space="preserve"> (</w:t>
      </w:r>
      <w:hyperlink w:anchor="Kim15" w:history="1">
        <w:r w:rsidRPr="00334126">
          <w:rPr>
            <w:rStyle w:val="Hipersaitas"/>
            <w:rFonts w:ascii="Times New Roman" w:hAnsi="Times New Roman" w:cs="Times New Roman"/>
          </w:rPr>
          <w:t>Kim 2015</w:t>
        </w:r>
      </w:hyperlink>
      <w:r w:rsidRPr="00334126">
        <w:rPr>
          <w:rFonts w:ascii="Times New Roman" w:hAnsi="Times New Roman" w:cs="Times New Roman"/>
        </w:rPr>
        <w:t xml:space="preserve">). </w:t>
      </w:r>
      <w:r w:rsidRPr="00334126">
        <w:rPr>
          <w:rStyle w:val="comment-copy"/>
          <w:rFonts w:ascii="Times New Roman" w:hAnsi="Times New Roman" w:cs="Times New Roman"/>
          <w:lang w:val="lt-LT"/>
        </w:rPr>
        <w:t>T</w:t>
      </w:r>
      <w:r w:rsidRPr="00334126">
        <w:rPr>
          <w:rFonts w:ascii="Times New Roman" w:hAnsi="Times New Roman" w:cs="Times New Roman"/>
        </w:rPr>
        <w:t xml:space="preserve">he distribution of  feature outcomes </w:t>
      </w:r>
      <m:oMath>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s</m:t>
            </m:r>
          </m:sub>
        </m:sSub>
        <m:r>
          <w:rPr>
            <w:rFonts w:ascii="Cambria Math" w:hAnsi="Cambria Math" w:cs="Times New Roman"/>
          </w:rPr>
          <m:t xml:space="preserve"> </m:t>
        </m:r>
      </m:oMath>
      <w:r w:rsidRPr="00334126">
        <w:rPr>
          <w:rFonts w:ascii="Times New Roman" w:hAnsi="Times New Roman" w:cs="Times New Roman"/>
        </w:rPr>
        <w:t xml:space="preserve"> for cluster, s is generated so that it mostly takes outcomes from the prototype </w:t>
      </w:r>
      <m:oMath>
        <m:sSub>
          <m:sSubPr>
            <m:ctrlPr>
              <w:rPr>
                <w:rFonts w:ascii="Cambria Math" w:hAnsi="Cambria Math" w:cs="Times New Roman"/>
                <w:i/>
              </w:rPr>
            </m:ctrlPr>
          </m:sSubPr>
          <m:e>
            <m:r>
              <w:rPr>
                <w:rFonts w:ascii="Cambria Math" w:eastAsia="Cambria Math" w:hAnsi="Cambria Math" w:cs="Times New Roman"/>
              </w:rPr>
              <m:t>p</m:t>
            </m:r>
          </m:e>
          <m:sub>
            <m:r>
              <w:rPr>
                <w:rFonts w:ascii="Cambria Math" w:eastAsia="Cambria Math" w:hAnsi="Cambria Math" w:cs="Times New Roman"/>
              </w:rPr>
              <m:t xml:space="preserve">s </m:t>
            </m:r>
          </m:sub>
        </m:sSub>
      </m:oMath>
      <w:r w:rsidRPr="00334126">
        <w:rPr>
          <w:rFonts w:ascii="Times New Roman" w:eastAsiaTheme="minorEastAsia" w:hAnsi="Times New Roman" w:cs="Times New Roman"/>
        </w:rPr>
        <w:t xml:space="preserve"> for </w:t>
      </w:r>
      <w:r w:rsidRPr="00334126">
        <w:rPr>
          <w:rFonts w:ascii="Times New Roman" w:hAnsi="Times New Roman" w:cs="Times New Roman"/>
        </w:rPr>
        <w:t>the important dimensions of the cluster. It is determined by vector g</w:t>
      </w:r>
      <w:r w:rsidRPr="00334126">
        <w:rPr>
          <w:rFonts w:ascii="Times New Roman" w:hAnsi="Times New Roman" w:cs="Times New Roman"/>
          <w:i/>
        </w:rPr>
        <w:fldChar w:fldCharType="begin"/>
      </w:r>
      <w:r w:rsidRPr="00334126">
        <w:rPr>
          <w:rFonts w:ascii="Times New Roman" w:hAnsi="Times New Roman" w:cs="Times New Roman"/>
        </w:rPr>
        <w:instrText xml:space="preserve"> QUOTE </w:instrText>
      </w:r>
      <m:oMath>
        <m:r>
          <m:rPr>
            <m:sty m:val="p"/>
          </m:rPr>
          <w:rPr>
            <w:rFonts w:ascii="Cambria Math" w:eastAsia="Cambria Math" w:hAnsi="Cambria Math" w:cs="Times New Roman"/>
          </w:rPr>
          <m:t>g</m:t>
        </m:r>
      </m:oMath>
      <w:r w:rsidRPr="00334126">
        <w:rPr>
          <w:rFonts w:ascii="Times New Roman" w:hAnsi="Times New Roman" w:cs="Times New Roman"/>
        </w:rPr>
        <w:instrText xml:space="preserve"> </w:instrText>
      </w:r>
      <w:r w:rsidRPr="00334126">
        <w:rPr>
          <w:rFonts w:ascii="Times New Roman" w:hAnsi="Times New Roman" w:cs="Times New Roman"/>
          <w:i/>
        </w:rPr>
        <w:fldChar w:fldCharType="end"/>
      </w:r>
      <w:r w:rsidRPr="00334126">
        <w:rPr>
          <w:rFonts w:ascii="Times New Roman" w:hAnsi="Times New Roman" w:cs="Times New Roman"/>
        </w:rPr>
        <w:t xml:space="preserve"> indexed by possible outcomes </w:t>
      </w:r>
      <m:oMath>
        <m:r>
          <w:rPr>
            <w:rFonts w:ascii="Cambria Math" w:hAnsi="Cambria Math" w:cs="Times New Roman"/>
          </w:rPr>
          <m:t>v</m:t>
        </m:r>
      </m:oMath>
      <w:r w:rsidRPr="00334126">
        <w:rPr>
          <w:rFonts w:ascii="Times New Roman" w:hAnsi="Times New Roman" w:cs="Times New Roman"/>
        </w:rPr>
        <w:t xml:space="preserve"> through</w:t>
      </w:r>
      <m:oMath>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sj</m:t>
            </m:r>
          </m:sub>
        </m:sSub>
        <m:r>
          <w:rPr>
            <w:rFonts w:ascii="Cambria Math" w:eastAsia="DengXian" w:hAnsi="Cambria Math" w:cs="Times New Roman"/>
          </w:rPr>
          <m:t>~Dirichlet(</m:t>
        </m:r>
        <m:sSub>
          <m:sSubPr>
            <m:ctrlPr>
              <w:rPr>
                <w:rFonts w:ascii="Cambria Math" w:hAnsi="Cambria Math" w:cs="Times New Roman"/>
                <w:i/>
              </w:rPr>
            </m:ctrlPr>
          </m:sSubPr>
          <m:e>
            <m:r>
              <w:rPr>
                <w:rFonts w:ascii="Cambria Math" w:hAnsi="Cambria Math" w:cs="Times New Roman"/>
              </w:rPr>
              <m:t>g</m:t>
            </m:r>
          </m:e>
          <m: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sj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sjλ,</m:t>
                </m:r>
              </m:sub>
            </m:sSub>
          </m:sub>
        </m:sSub>
        <m:r>
          <w:rPr>
            <w:rFonts w:ascii="Cambria Math" w:eastAsia="DengXian" w:hAnsi="Cambria Math" w:cs="Times New Roman"/>
          </w:rPr>
          <m:t>)</m:t>
        </m:r>
      </m:oMath>
      <w:r w:rsidRPr="00334126">
        <w:rPr>
          <w:rFonts w:ascii="Times New Roman" w:eastAsia="DengXian" w:hAnsi="Times New Roman" w:cs="Times New Roman"/>
        </w:rPr>
        <w:t>:</w:t>
      </w:r>
    </w:p>
    <w:tbl>
      <w:tblPr>
        <w:tblW w:w="6115" w:type="dxa"/>
        <w:tblInd w:w="1560" w:type="dxa"/>
        <w:tblLayout w:type="fixed"/>
        <w:tblCellMar>
          <w:left w:w="0" w:type="dxa"/>
          <w:right w:w="0" w:type="dxa"/>
        </w:tblCellMar>
        <w:tblLook w:val="0000" w:firstRow="0" w:lastRow="0" w:firstColumn="0" w:lastColumn="0" w:noHBand="0" w:noVBand="0"/>
      </w:tblPr>
      <w:tblGrid>
        <w:gridCol w:w="5755"/>
        <w:gridCol w:w="360"/>
      </w:tblGrid>
      <w:tr w:rsidR="00334126" w:rsidRPr="00334126" w:rsidTr="001E6668">
        <w:trPr>
          <w:trHeight w:val="340"/>
        </w:trPr>
        <w:tc>
          <w:tcPr>
            <w:tcW w:w="5755" w:type="dxa"/>
            <w:shd w:val="clear" w:color="auto" w:fill="auto"/>
            <w:vAlign w:val="center"/>
          </w:tcPr>
          <w:p w:rsidR="00334126" w:rsidRPr="00334126" w:rsidRDefault="00334126" w:rsidP="00334126">
            <w:pPr>
              <w:pStyle w:val="MDPI31text"/>
              <w:spacing w:line="240" w:lineRule="auto"/>
              <w:ind w:left="0" w:firstLine="0"/>
              <w:rPr>
                <w:rFonts w:ascii="Times New Roman" w:eastAsia="DengXian" w:hAnsi="Times New Roman"/>
                <w:color w:val="auto"/>
                <w:sz w:val="22"/>
              </w:rPr>
            </w:pPr>
            <w:r w:rsidRPr="00334126">
              <w:rPr>
                <w:rFonts w:ascii="Times New Roman" w:eastAsiaTheme="minorEastAsia" w:hAnsi="Times New Roman"/>
                <w:color w:val="auto"/>
                <w:sz w:val="22"/>
              </w:rPr>
              <w:t xml:space="preserve"> </w:t>
            </w:r>
            <m:oMath>
              <m:sSub>
                <m:sSubPr>
                  <m:ctrlPr>
                    <w:rPr>
                      <w:rFonts w:ascii="Cambria Math" w:hAnsi="Cambria Math"/>
                      <w:i/>
                      <w:color w:val="auto"/>
                      <w:sz w:val="22"/>
                    </w:rPr>
                  </m:ctrlPr>
                </m:sSubPr>
                <m:e>
                  <m:r>
                    <w:rPr>
                      <w:rFonts w:ascii="Cambria Math" w:hAnsi="Cambria Math"/>
                      <w:color w:val="auto"/>
                      <w:sz w:val="22"/>
                    </w:rPr>
                    <m:t>g</m:t>
                  </m:r>
                </m:e>
                <m:sub>
                  <m:sSub>
                    <m:sSubPr>
                      <m:ctrlPr>
                        <w:rPr>
                          <w:rFonts w:ascii="Cambria Math" w:hAnsi="Cambria Math"/>
                          <w:i/>
                          <w:color w:val="auto"/>
                          <w:sz w:val="22"/>
                        </w:rPr>
                      </m:ctrlPr>
                    </m:sSubPr>
                    <m:e>
                      <m:r>
                        <w:rPr>
                          <w:rFonts w:ascii="Cambria Math" w:hAnsi="Cambria Math"/>
                          <w:color w:val="auto"/>
                          <w:sz w:val="22"/>
                        </w:rPr>
                        <m:t>p</m:t>
                      </m:r>
                    </m:e>
                    <m:sub>
                      <m:r>
                        <w:rPr>
                          <w:rFonts w:ascii="Cambria Math" w:hAnsi="Cambria Math"/>
                          <w:color w:val="auto"/>
                          <w:sz w:val="22"/>
                        </w:rPr>
                        <m:t>sj</m:t>
                      </m:r>
                    </m:sub>
                  </m:sSub>
                  <m:r>
                    <w:rPr>
                      <w:rFonts w:ascii="Cambria Math" w:hAnsi="Cambria Math"/>
                      <w:color w:val="auto"/>
                      <w:sz w:val="22"/>
                    </w:rPr>
                    <m:t>,</m:t>
                  </m:r>
                  <m:sSub>
                    <m:sSubPr>
                      <m:ctrlPr>
                        <w:rPr>
                          <w:rFonts w:ascii="Cambria Math" w:hAnsi="Cambria Math"/>
                          <w:i/>
                          <w:color w:val="auto"/>
                          <w:sz w:val="22"/>
                        </w:rPr>
                      </m:ctrlPr>
                    </m:sSubPr>
                    <m:e>
                      <m:r>
                        <w:rPr>
                          <w:rFonts w:ascii="Cambria Math" w:hAnsi="Cambria Math"/>
                          <w:color w:val="auto"/>
                          <w:sz w:val="22"/>
                        </w:rPr>
                        <m:t>w</m:t>
                      </m:r>
                    </m:e>
                    <m:sub>
                      <m:r>
                        <w:rPr>
                          <w:rFonts w:ascii="Cambria Math" w:hAnsi="Cambria Math"/>
                          <w:color w:val="auto"/>
                          <w:sz w:val="22"/>
                        </w:rPr>
                        <m:t>sjλ,</m:t>
                      </m:r>
                    </m:sub>
                  </m:sSub>
                </m:sub>
              </m:sSub>
              <m:d>
                <m:dPr>
                  <m:ctrlPr>
                    <w:rPr>
                      <w:rFonts w:ascii="Cambria Math" w:eastAsia="DengXian" w:hAnsi="Cambria Math"/>
                      <w:i/>
                      <w:color w:val="auto"/>
                      <w:sz w:val="22"/>
                    </w:rPr>
                  </m:ctrlPr>
                </m:dPr>
                <m:e>
                  <m:r>
                    <w:rPr>
                      <w:rFonts w:ascii="Cambria Math" w:eastAsia="DengXian" w:hAnsi="Cambria Math"/>
                      <w:color w:val="auto"/>
                      <w:sz w:val="22"/>
                    </w:rPr>
                    <m:t>v</m:t>
                  </m:r>
                </m:e>
              </m:d>
              <m:r>
                <w:rPr>
                  <w:rFonts w:ascii="Cambria Math" w:eastAsia="DengXian" w:hAnsi="Cambria Math"/>
                  <w:color w:val="auto"/>
                  <w:sz w:val="22"/>
                </w:rPr>
                <m:t>=λ</m:t>
              </m:r>
              <m:d>
                <m:dPr>
                  <m:ctrlPr>
                    <w:rPr>
                      <w:rFonts w:ascii="Cambria Math" w:eastAsia="DengXian" w:hAnsi="Cambria Math"/>
                      <w:i/>
                      <w:color w:val="auto"/>
                      <w:sz w:val="22"/>
                    </w:rPr>
                  </m:ctrlPr>
                </m:dPr>
                <m:e>
                  <m:r>
                    <w:rPr>
                      <w:rFonts w:ascii="Cambria Math" w:eastAsia="DengXian" w:hAnsi="Cambria Math"/>
                      <w:color w:val="auto"/>
                      <w:sz w:val="22"/>
                    </w:rPr>
                    <m:t>1+c</m:t>
                  </m:r>
                  <m:sSub>
                    <m:sSubPr>
                      <m:ctrlPr>
                        <w:rPr>
                          <w:rFonts w:ascii="Cambria Math" w:hAnsi="Cambria Math"/>
                          <w:i/>
                          <w:color w:val="auto"/>
                          <w:sz w:val="22"/>
                        </w:rPr>
                      </m:ctrlPr>
                    </m:sSubPr>
                    <m:e>
                      <m:r>
                        <m:rPr>
                          <m:sty m:val="bi"/>
                        </m:rPr>
                        <w:rPr>
                          <w:rFonts w:ascii="Cambria Math" w:hAnsi="Cambria Math"/>
                          <w:color w:val="auto"/>
                          <w:sz w:val="22"/>
                        </w:rPr>
                        <m:t>1</m:t>
                      </m:r>
                    </m:e>
                    <m:sub>
                      <m:d>
                        <m:dPr>
                          <m:begChr m:val="["/>
                          <m:endChr m:val="]"/>
                          <m:ctrlPr>
                            <w:rPr>
                              <w:rFonts w:ascii="Cambria Math" w:hAnsi="Cambria Math"/>
                              <w:i/>
                              <w:color w:val="auto"/>
                              <w:sz w:val="22"/>
                            </w:rPr>
                          </m:ctrlPr>
                        </m:dPr>
                        <m:e>
                          <m:sSub>
                            <m:sSubPr>
                              <m:ctrlPr>
                                <w:rPr>
                                  <w:rFonts w:ascii="Cambria Math" w:hAnsi="Cambria Math"/>
                                  <w:i/>
                                  <w:color w:val="auto"/>
                                  <w:sz w:val="22"/>
                                </w:rPr>
                              </m:ctrlPr>
                            </m:sSubPr>
                            <m:e>
                              <m:r>
                                <w:rPr>
                                  <w:rFonts w:ascii="Cambria Math" w:hAnsi="Cambria Math"/>
                                  <w:color w:val="auto"/>
                                  <w:sz w:val="22"/>
                                </w:rPr>
                                <m:t>w</m:t>
                              </m:r>
                            </m:e>
                            <m:sub>
                              <m:r>
                                <w:rPr>
                                  <w:rFonts w:ascii="Cambria Math" w:hAnsi="Cambria Math"/>
                                  <w:color w:val="auto"/>
                                  <w:sz w:val="22"/>
                                </w:rPr>
                                <m:t>sj</m:t>
                              </m:r>
                            </m:sub>
                          </m:sSub>
                          <m:r>
                            <w:rPr>
                              <w:rFonts w:ascii="Cambria Math" w:hAnsi="Cambria Math"/>
                              <w:color w:val="auto"/>
                              <w:sz w:val="22"/>
                            </w:rPr>
                            <m:t xml:space="preserve">=1 and </m:t>
                          </m:r>
                          <m:sSub>
                            <m:sSubPr>
                              <m:ctrlPr>
                                <w:rPr>
                                  <w:rFonts w:ascii="Cambria Math" w:hAnsi="Cambria Math"/>
                                  <w:i/>
                                  <w:color w:val="auto"/>
                                  <w:sz w:val="22"/>
                                </w:rPr>
                              </m:ctrlPr>
                            </m:sSubPr>
                            <m:e>
                              <m:r>
                                <w:rPr>
                                  <w:rFonts w:ascii="Cambria Math" w:hAnsi="Cambria Math"/>
                                  <w:color w:val="auto"/>
                                  <w:sz w:val="22"/>
                                </w:rPr>
                                <m:t>p</m:t>
                              </m:r>
                            </m:e>
                            <m:sub>
                              <m:r>
                                <w:rPr>
                                  <w:rFonts w:ascii="Cambria Math" w:hAnsi="Cambria Math"/>
                                  <w:color w:val="auto"/>
                                  <w:sz w:val="22"/>
                                </w:rPr>
                                <m:t>sj</m:t>
                              </m:r>
                            </m:sub>
                          </m:sSub>
                          <m:r>
                            <w:rPr>
                              <w:rFonts w:ascii="Cambria Math" w:hAnsi="Cambria Math"/>
                              <w:color w:val="auto"/>
                              <w:sz w:val="22"/>
                            </w:rPr>
                            <m:t>=θ</m:t>
                          </m:r>
                        </m:e>
                      </m:d>
                    </m:sub>
                  </m:sSub>
                  <m:ctrlPr>
                    <w:rPr>
                      <w:rFonts w:ascii="Cambria Math" w:hAnsi="Cambria Math"/>
                      <w:i/>
                      <w:color w:val="auto"/>
                      <w:sz w:val="22"/>
                    </w:rPr>
                  </m:ctrlPr>
                </m:e>
              </m:d>
              <m:r>
                <w:rPr>
                  <w:rFonts w:ascii="Cambria Math" w:hAnsi="Cambria Math"/>
                  <w:color w:val="auto"/>
                  <w:sz w:val="22"/>
                </w:rPr>
                <m:t>.</m:t>
              </m:r>
            </m:oMath>
            <w:r w:rsidRPr="00334126">
              <w:rPr>
                <w:rFonts w:ascii="Times New Roman" w:eastAsia="DengXian" w:hAnsi="Times New Roman"/>
                <w:color w:val="auto"/>
                <w:sz w:val="22"/>
              </w:rPr>
              <w:t xml:space="preserve">   </w:t>
            </w:r>
            <w:r w:rsidRPr="00334126">
              <w:rPr>
                <w:rFonts w:ascii="Times New Roman" w:eastAsia="DengXian" w:hAnsi="Times New Roman"/>
                <w:color w:val="C00000"/>
                <w:sz w:val="22"/>
              </w:rPr>
              <w:t xml:space="preserve">                    </w:t>
            </w:r>
            <w:r w:rsidRPr="00334126">
              <w:rPr>
                <w:rFonts w:ascii="Times New Roman" w:hAnsi="Times New Roman"/>
                <w:sz w:val="22"/>
                <w:lang w:val="lt-LT"/>
              </w:rPr>
              <w:t>(1.</w:t>
            </w:r>
            <w:r w:rsidRPr="00334126">
              <w:rPr>
                <w:rFonts w:ascii="Times New Roman" w:hAnsi="Times New Roman"/>
                <w:sz w:val="22"/>
              </w:rPr>
              <w:t>16</w:t>
            </w:r>
            <w:r w:rsidRPr="00334126">
              <w:rPr>
                <w:rFonts w:ascii="Times New Roman" w:hAnsi="Times New Roman"/>
                <w:sz w:val="22"/>
                <w:lang w:val="lt-LT"/>
              </w:rPr>
              <w:t>)</w:t>
            </w:r>
            <w:r w:rsidRPr="00334126">
              <w:rPr>
                <w:rFonts w:ascii="Times New Roman" w:eastAsia="DengXian" w:hAnsi="Times New Roman"/>
                <w:color w:val="C00000"/>
                <w:sz w:val="22"/>
              </w:rPr>
              <w:t xml:space="preserve">                                                    </w:t>
            </w:r>
          </w:p>
        </w:tc>
        <w:tc>
          <w:tcPr>
            <w:tcW w:w="360" w:type="dxa"/>
            <w:shd w:val="clear" w:color="auto" w:fill="auto"/>
            <w:vAlign w:val="center"/>
          </w:tcPr>
          <w:p w:rsidR="00334126" w:rsidRPr="00334126" w:rsidRDefault="00334126" w:rsidP="00334126">
            <w:pPr>
              <w:pStyle w:val="MDPI31text"/>
              <w:spacing w:before="120" w:after="120" w:line="260" w:lineRule="atLeast"/>
              <w:ind w:left="0" w:right="-81" w:firstLine="0"/>
              <w:rPr>
                <w:rFonts w:ascii="Times New Roman" w:eastAsia="DengXian" w:hAnsi="Times New Roman"/>
                <w:color w:val="auto"/>
                <w:sz w:val="22"/>
              </w:rPr>
            </w:pPr>
          </w:p>
        </w:tc>
      </w:tr>
    </w:tbl>
    <w:p w:rsidR="00334126" w:rsidRPr="00334126" w:rsidRDefault="00334126" w:rsidP="00334126">
      <w:pPr>
        <w:pStyle w:val="MDPI31text"/>
        <w:ind w:left="0" w:firstLine="397"/>
        <w:rPr>
          <w:rFonts w:ascii="Times New Roman" w:hAnsi="Times New Roman"/>
          <w:sz w:val="22"/>
        </w:rPr>
      </w:pPr>
      <w:r w:rsidRPr="00334126">
        <w:rPr>
          <w:rFonts w:ascii="Times New Roman" w:hAnsi="Times New Roman"/>
          <w:color w:val="auto"/>
          <w:sz w:val="22"/>
        </w:rPr>
        <w:t xml:space="preserve">Here, </w:t>
      </w:r>
      <m:oMath>
        <m:r>
          <w:rPr>
            <w:rFonts w:ascii="Cambria Math" w:hAnsi="Cambria Math"/>
            <w:color w:val="auto"/>
            <w:sz w:val="22"/>
          </w:rPr>
          <m:t>c</m:t>
        </m:r>
      </m:oMath>
      <w:r w:rsidRPr="00334126">
        <w:rPr>
          <w:rFonts w:ascii="Times New Roman" w:hAnsi="Times New Roman"/>
          <w:color w:val="auto"/>
          <w:sz w:val="22"/>
        </w:rPr>
        <w:t xml:space="preserve"> and </w:t>
      </w:r>
      <m:oMath>
        <m:r>
          <w:rPr>
            <w:rFonts w:ascii="Cambria Math" w:hAnsi="Cambria Math"/>
            <w:color w:val="auto"/>
            <w:sz w:val="22"/>
          </w:rPr>
          <m:t>λ</m:t>
        </m:r>
      </m:oMath>
      <w:r w:rsidRPr="00334126">
        <w:rPr>
          <w:rFonts w:ascii="Times New Roman" w:hAnsi="Times New Roman"/>
          <w:color w:val="auto"/>
          <w:sz w:val="22"/>
        </w:rPr>
        <w:t xml:space="preserve"> are constant hyperparameters that indicate how much we will copy the prototype in order to generate the observations </w:t>
      </w:r>
      <w:r w:rsidRPr="00334126">
        <w:rPr>
          <w:rFonts w:ascii="Times New Roman" w:hAnsi="Times New Roman"/>
          <w:sz w:val="22"/>
        </w:rPr>
        <w:t>(</w:t>
      </w:r>
      <w:hyperlink w:anchor="Kim15" w:history="1">
        <w:r w:rsidRPr="00334126">
          <w:rPr>
            <w:rStyle w:val="Hipersaitas"/>
            <w:rFonts w:ascii="Times New Roman" w:hAnsi="Times New Roman"/>
            <w:sz w:val="22"/>
          </w:rPr>
          <w:t>Kim, 2015</w:t>
        </w:r>
      </w:hyperlink>
      <w:r w:rsidRPr="00334126">
        <w:rPr>
          <w:rFonts w:ascii="Times New Roman" w:hAnsi="Times New Roman"/>
          <w:sz w:val="22"/>
        </w:rPr>
        <w:t>).</w:t>
      </w:r>
    </w:p>
    <w:p w:rsidR="00334126" w:rsidRPr="00A877FD" w:rsidRDefault="00A877FD" w:rsidP="00A877FD">
      <w:pPr>
        <w:pStyle w:val="MDPI23heading3"/>
        <w:spacing w:before="0" w:after="0"/>
        <w:ind w:left="0" w:firstLine="397"/>
        <w:jc w:val="both"/>
        <w:outlineLvl w:val="9"/>
        <w:rPr>
          <w:rFonts w:ascii="Times New Roman" w:hAnsi="Times New Roman"/>
          <w:sz w:val="22"/>
        </w:rPr>
      </w:pPr>
      <w:hyperlink w:anchor="Kim15" w:history="1">
        <w:r w:rsidRPr="008B424C">
          <w:rPr>
            <w:rStyle w:val="Hipersaitas"/>
            <w:rFonts w:ascii="Times New Roman" w:hAnsi="Times New Roman"/>
            <w:sz w:val="22"/>
          </w:rPr>
          <w:t>Kim (2015</w:t>
        </w:r>
      </w:hyperlink>
      <w:r w:rsidRPr="00D43E01">
        <w:rPr>
          <w:rFonts w:ascii="Times New Roman" w:hAnsi="Times New Roman"/>
          <w:sz w:val="22"/>
        </w:rPr>
        <w:t xml:space="preserve">) </w:t>
      </w:r>
      <w:r w:rsidRPr="00D43E01">
        <w:rPr>
          <w:rFonts w:ascii="Times New Roman" w:hAnsi="Times New Roman"/>
          <w:color w:val="auto"/>
          <w:sz w:val="22"/>
        </w:rPr>
        <w:t xml:space="preserve">clarifies that the explanatory power of BCM results from how the clusters are characterized. While a standard mixture model assumes that each cluster takes the form of a predefined parametric distribution, BCM characterizes each cluster by a prototype </w:t>
      </w:r>
      <m:oMath>
        <m:sSub>
          <m:sSubPr>
            <m:ctrlPr>
              <w:rPr>
                <w:rFonts w:ascii="Cambria Math" w:hAnsi="Cambria Math"/>
                <w:i/>
                <w:color w:val="auto"/>
                <w:sz w:val="22"/>
              </w:rPr>
            </m:ctrlPr>
          </m:sSubPr>
          <m:e>
            <m:r>
              <w:rPr>
                <w:rFonts w:ascii="Cambria Math" w:eastAsia="Cambria Math" w:hAnsi="Cambria Math"/>
                <w:color w:val="auto"/>
                <w:sz w:val="22"/>
              </w:rPr>
              <m:t>p</m:t>
            </m:r>
          </m:e>
          <m:sub>
            <m:r>
              <w:rPr>
                <w:rFonts w:ascii="Cambria Math" w:eastAsia="Cambria Math" w:hAnsi="Cambria Math"/>
                <w:color w:val="auto"/>
                <w:sz w:val="22"/>
              </w:rPr>
              <m:t xml:space="preserve">s </m:t>
            </m:r>
          </m:sub>
        </m:sSub>
      </m:oMath>
      <w:r w:rsidRPr="00D43E01">
        <w:rPr>
          <w:rFonts w:ascii="Times New Roman" w:hAnsi="Times New Roman"/>
          <w:color w:val="auto"/>
          <w:sz w:val="22"/>
        </w:rPr>
        <w:t xml:space="preserve"> and a subspace feature indicator </w:t>
      </w:r>
      <m:oMath>
        <m:sSub>
          <m:sSubPr>
            <m:ctrlPr>
              <w:rPr>
                <w:rFonts w:ascii="Cambria Math" w:hAnsi="Cambria Math"/>
                <w:i/>
                <w:color w:val="auto"/>
                <w:sz w:val="22"/>
              </w:rPr>
            </m:ctrlPr>
          </m:sSubPr>
          <m:e>
            <m:r>
              <w:rPr>
                <w:rFonts w:ascii="Cambria Math" w:eastAsia="Cambria Math" w:hAnsi="Cambria Math"/>
                <w:color w:val="auto"/>
                <w:sz w:val="22"/>
              </w:rPr>
              <m:t>w</m:t>
            </m:r>
          </m:e>
          <m:sub>
            <m:r>
              <w:rPr>
                <w:rFonts w:ascii="Cambria Math" w:eastAsia="Cambria Math" w:hAnsi="Cambria Math"/>
                <w:color w:val="auto"/>
                <w:sz w:val="22"/>
              </w:rPr>
              <m:t>sj</m:t>
            </m:r>
          </m:sub>
        </m:sSub>
      </m:oMath>
      <w:r w:rsidRPr="00D43E01">
        <w:rPr>
          <w:rFonts w:ascii="Times New Roman" w:hAnsi="Times New Roman"/>
          <w:color w:val="auto"/>
          <w:sz w:val="22"/>
        </w:rPr>
        <w:t xml:space="preserve">. Intuitively, the subspace feature indicator selects only a few features that play an important role in identifying the cluster and prototype. BCM performs </w:t>
      </w:r>
      <w:r w:rsidRPr="00D43E01">
        <w:rPr>
          <w:rStyle w:val="highlight"/>
          <w:rFonts w:ascii="Times New Roman" w:hAnsi="Times New Roman"/>
          <w:color w:val="auto"/>
          <w:sz w:val="22"/>
        </w:rPr>
        <w:t>joint</w:t>
      </w:r>
      <w:r w:rsidRPr="00D43E01">
        <w:rPr>
          <w:rFonts w:ascii="Times New Roman" w:hAnsi="Times New Roman"/>
          <w:color w:val="auto"/>
          <w:sz w:val="22"/>
        </w:rPr>
        <w:t xml:space="preserve"> inference on latent variables: cluster labels </w:t>
      </w:r>
      <m:oMath>
        <m:sSub>
          <m:sSubPr>
            <m:ctrlPr>
              <w:rPr>
                <w:rFonts w:ascii="Cambria Math" w:hAnsi="Cambria Math"/>
                <w:i/>
                <w:color w:val="auto"/>
                <w:sz w:val="22"/>
              </w:rPr>
            </m:ctrlPr>
          </m:sSubPr>
          <m:e>
            <m:r>
              <w:rPr>
                <w:rFonts w:ascii="Cambria Math" w:eastAsia="Cambria Math" w:hAnsi="Cambria Math"/>
                <w:color w:val="auto"/>
                <w:sz w:val="22"/>
              </w:rPr>
              <m:t>z</m:t>
            </m:r>
          </m:e>
          <m:sub>
            <m:r>
              <w:rPr>
                <w:rFonts w:ascii="Cambria Math" w:eastAsia="Cambria Math" w:hAnsi="Cambria Math"/>
                <w:color w:val="auto"/>
                <w:sz w:val="22"/>
              </w:rPr>
              <m:t>ij</m:t>
            </m:r>
          </m:sub>
        </m:sSub>
      </m:oMath>
      <w:r w:rsidRPr="00D43E01">
        <w:rPr>
          <w:rFonts w:ascii="Times New Roman" w:hAnsi="Times New Roman"/>
          <w:i/>
          <w:color w:val="auto"/>
          <w:sz w:val="22"/>
        </w:rPr>
        <w:t>,</w:t>
      </w:r>
      <w:r w:rsidRPr="00D43E01">
        <w:rPr>
          <w:rFonts w:ascii="Times New Roman" w:hAnsi="Times New Roman"/>
          <w:color w:val="auto"/>
          <w:sz w:val="22"/>
        </w:rPr>
        <w:t xml:space="preserve"> prototypes </w:t>
      </w:r>
      <m:oMath>
        <m:sSub>
          <m:sSubPr>
            <m:ctrlPr>
              <w:rPr>
                <w:rFonts w:ascii="Cambria Math" w:hAnsi="Cambria Math"/>
                <w:i/>
                <w:color w:val="auto"/>
                <w:sz w:val="22"/>
              </w:rPr>
            </m:ctrlPr>
          </m:sSubPr>
          <m:e>
            <m:r>
              <w:rPr>
                <w:rFonts w:ascii="Cambria Math" w:eastAsia="Cambria Math" w:hAnsi="Cambria Math"/>
                <w:color w:val="auto"/>
                <w:sz w:val="22"/>
              </w:rPr>
              <m:t>p</m:t>
            </m:r>
          </m:e>
          <m:sub>
            <m:r>
              <w:rPr>
                <w:rFonts w:ascii="Cambria Math" w:eastAsia="Cambria Math" w:hAnsi="Cambria Math"/>
                <w:color w:val="auto"/>
                <w:sz w:val="22"/>
              </w:rPr>
              <m:t xml:space="preserve">s </m:t>
            </m:r>
          </m:sub>
        </m:sSub>
      </m:oMath>
      <w:r w:rsidRPr="00D43E01">
        <w:rPr>
          <w:rFonts w:ascii="Times New Roman" w:hAnsi="Times New Roman"/>
          <w:i/>
          <w:color w:val="auto"/>
          <w:sz w:val="22"/>
        </w:rPr>
        <w:t xml:space="preserve">, </w:t>
      </w:r>
      <w:r w:rsidRPr="00D43E01">
        <w:rPr>
          <w:rFonts w:ascii="Times New Roman" w:hAnsi="Times New Roman"/>
          <w:color w:val="auto"/>
          <w:sz w:val="22"/>
        </w:rPr>
        <w:t xml:space="preserve">and important features </w:t>
      </w:r>
      <m:oMath>
        <m:sSub>
          <m:sSubPr>
            <m:ctrlPr>
              <w:rPr>
                <w:rFonts w:ascii="Cambria Math" w:hAnsi="Cambria Math"/>
                <w:i/>
                <w:color w:val="auto"/>
                <w:sz w:val="22"/>
              </w:rPr>
            </m:ctrlPr>
          </m:sSubPr>
          <m:e>
            <m:r>
              <w:rPr>
                <w:rFonts w:ascii="Cambria Math" w:eastAsia="Cambria Math" w:hAnsi="Cambria Math"/>
                <w:color w:val="auto"/>
                <w:sz w:val="22"/>
              </w:rPr>
              <m:t>w</m:t>
            </m:r>
          </m:e>
          <m:sub>
            <m:r>
              <w:rPr>
                <w:rFonts w:ascii="Cambria Math" w:eastAsia="Cambria Math" w:hAnsi="Cambria Math"/>
                <w:color w:val="auto"/>
                <w:sz w:val="22"/>
              </w:rPr>
              <m:t>sj</m:t>
            </m:r>
          </m:sub>
        </m:sSub>
      </m:oMath>
      <w:r w:rsidRPr="00D43E01">
        <w:rPr>
          <w:rFonts w:ascii="Times New Roman" w:hAnsi="Times New Roman"/>
          <w:i/>
          <w:color w:val="auto"/>
          <w:sz w:val="22"/>
        </w:rPr>
        <w:t>.</w:t>
      </w:r>
      <w:r w:rsidRPr="00D43E01">
        <w:rPr>
          <w:rFonts w:ascii="Times New Roman" w:hAnsi="Times New Roman"/>
          <w:color w:val="auto"/>
          <w:sz w:val="22"/>
        </w:rPr>
        <w:t xml:space="preserve"> </w:t>
      </w:r>
      <m:oMath>
        <m:r>
          <w:rPr>
            <w:rFonts w:ascii="Cambria Math" w:hAnsi="Cambria Math"/>
            <w:color w:val="auto"/>
            <w:sz w:val="22"/>
          </w:rPr>
          <m:t xml:space="preserve">ϕ </m:t>
        </m:r>
      </m:oMath>
      <w:r w:rsidRPr="00D43E01">
        <w:rPr>
          <w:rFonts w:ascii="Times New Roman" w:hAnsi="Times New Roman"/>
          <w:color w:val="auto"/>
          <w:sz w:val="22"/>
        </w:rPr>
        <w:fldChar w:fldCharType="begin"/>
      </w:r>
      <w:r w:rsidRPr="00D43E01">
        <w:rPr>
          <w:rFonts w:ascii="Times New Roman" w:hAnsi="Times New Roman"/>
          <w:color w:val="auto"/>
          <w:sz w:val="22"/>
        </w:rPr>
        <w:instrText xml:space="preserve"> QUOTE </w:instrText>
      </w:r>
      <m:oMath>
        <m:r>
          <w:ins w:id="0" w:author="Daiva1" w:date="2021-07-28T17:41:00Z">
            <m:rPr>
              <m:sty m:val="p"/>
            </m:rPr>
            <w:rPr>
              <w:rFonts w:ascii="Cambria Math" w:eastAsia="DengXian" w:hAnsi="Cambria Math"/>
            </w:rPr>
            <m:t xml:space="preserve">??   </m:t>
          </w:ins>
        </m:r>
      </m:oMath>
      <w:r w:rsidRPr="00D43E01">
        <w:rPr>
          <w:rFonts w:ascii="Times New Roman" w:hAnsi="Times New Roman"/>
          <w:color w:val="auto"/>
          <w:sz w:val="22"/>
        </w:rPr>
        <w:instrText xml:space="preserve"> </w:instrText>
      </w:r>
      <w:r w:rsidRPr="00D43E01">
        <w:rPr>
          <w:rFonts w:ascii="Times New Roman" w:hAnsi="Times New Roman"/>
          <w:color w:val="auto"/>
          <w:sz w:val="22"/>
        </w:rPr>
        <w:fldChar w:fldCharType="end"/>
      </w:r>
      <w:r w:rsidRPr="00D43E01">
        <w:rPr>
          <w:rFonts w:ascii="Times New Roman" w:hAnsi="Times New Roman"/>
          <w:color w:val="auto"/>
          <w:sz w:val="22"/>
        </w:rPr>
        <w:t xml:space="preserve">and </w:t>
      </w:r>
      <m:oMath>
        <m:r>
          <w:rPr>
            <w:rFonts w:ascii="Cambria Math" w:hAnsi="Cambria Math"/>
            <w:color w:val="auto"/>
            <w:sz w:val="22"/>
          </w:rPr>
          <m:t>π</m:t>
        </m:r>
      </m:oMath>
      <w:r w:rsidRPr="00D43E01">
        <w:rPr>
          <w:rFonts w:ascii="Times New Roman" w:hAnsi="Times New Roman"/>
          <w:color w:val="auto"/>
          <w:sz w:val="22"/>
        </w:rPr>
        <w:t xml:space="preserve"> are integrated out. Collapsed Gibbs sampling is applied to perform inference, as this has been observed to converge quickly, particularly in mixture models (</w:t>
      </w:r>
      <w:hyperlink w:anchor="Kim15" w:history="1">
        <w:r w:rsidRPr="008B424C">
          <w:rPr>
            <w:rStyle w:val="Hipersaitas"/>
            <w:rFonts w:ascii="Times New Roman" w:hAnsi="Times New Roman"/>
            <w:sz w:val="22"/>
          </w:rPr>
          <w:t>Kim, 2015</w:t>
        </w:r>
      </w:hyperlink>
      <w:r w:rsidRPr="00D43E01">
        <w:rPr>
          <w:rFonts w:ascii="Times New Roman" w:hAnsi="Times New Roman"/>
          <w:sz w:val="22"/>
        </w:rPr>
        <w:t>).</w:t>
      </w:r>
      <w:bookmarkStart w:id="1" w:name="_GoBack"/>
      <w:bookmarkEnd w:id="1"/>
    </w:p>
    <w:sectPr w:rsidR="00334126" w:rsidRPr="00A877FD">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126"/>
    <w:rsid w:val="002317C1"/>
    <w:rsid w:val="00334126"/>
    <w:rsid w:val="003E10BB"/>
    <w:rsid w:val="00A877FD"/>
    <w:rsid w:val="00F90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9F8B1"/>
  <w15:chartTrackingRefBased/>
  <w15:docId w15:val="{81EDE6AF-E343-4EC0-9587-6C5DF93E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rsid w:val="00334126"/>
    <w:pPr>
      <w:spacing w:after="0" w:line="240" w:lineRule="auto"/>
    </w:pPr>
    <w:rPr>
      <w:rFonts w:ascii="Times New Roman" w:eastAsia="Times New Roman" w:hAnsi="Times New Roman" w:cs="Times New Roman"/>
      <w:sz w:val="24"/>
      <w:szCs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highlight">
    <w:name w:val="highlight"/>
    <w:basedOn w:val="Numatytasispastraiposriftas"/>
    <w:rsid w:val="00334126"/>
  </w:style>
  <w:style w:type="character" w:styleId="Hipersaitas">
    <w:name w:val="Hyperlink"/>
    <w:uiPriority w:val="99"/>
    <w:rsid w:val="00334126"/>
    <w:rPr>
      <w:color w:val="0000FF"/>
      <w:u w:val="single"/>
    </w:rPr>
  </w:style>
  <w:style w:type="paragraph" w:styleId="Betarp">
    <w:name w:val="No Spacing"/>
    <w:uiPriority w:val="1"/>
    <w:qFormat/>
    <w:rsid w:val="00334126"/>
    <w:pPr>
      <w:spacing w:after="0" w:line="240" w:lineRule="auto"/>
    </w:pPr>
  </w:style>
  <w:style w:type="paragraph" w:customStyle="1" w:styleId="MDPI31text">
    <w:name w:val="MDPI_3.1_text"/>
    <w:qFormat/>
    <w:rsid w:val="00334126"/>
    <w:pPr>
      <w:adjustRightInd w:val="0"/>
      <w:snapToGrid w:val="0"/>
      <w:spacing w:after="0" w:line="228" w:lineRule="auto"/>
      <w:ind w:left="2608" w:firstLine="425"/>
      <w:jc w:val="both"/>
    </w:pPr>
    <w:rPr>
      <w:rFonts w:ascii="Palatino Linotype" w:eastAsia="Times New Roman" w:hAnsi="Palatino Linotype" w:cs="Times New Roman"/>
      <w:snapToGrid w:val="0"/>
      <w:color w:val="000000"/>
      <w:sz w:val="20"/>
      <w:lang w:eastAsia="de-DE" w:bidi="en-US"/>
    </w:rPr>
  </w:style>
  <w:style w:type="paragraph" w:customStyle="1" w:styleId="MDPI23heading3">
    <w:name w:val="MDPI_2.3_heading3"/>
    <w:qFormat/>
    <w:rsid w:val="00334126"/>
    <w:pPr>
      <w:adjustRightInd w:val="0"/>
      <w:snapToGrid w:val="0"/>
      <w:spacing w:before="60" w:after="60" w:line="228" w:lineRule="auto"/>
      <w:ind w:left="2608"/>
      <w:outlineLvl w:val="2"/>
    </w:pPr>
    <w:rPr>
      <w:rFonts w:ascii="Palatino Linotype" w:eastAsia="Times New Roman" w:hAnsi="Palatino Linotype" w:cs="Times New Roman"/>
      <w:snapToGrid w:val="0"/>
      <w:color w:val="000000"/>
      <w:sz w:val="20"/>
      <w:lang w:eastAsia="de-DE" w:bidi="en-US"/>
    </w:rPr>
  </w:style>
  <w:style w:type="character" w:customStyle="1" w:styleId="comment-copy">
    <w:name w:val="comment-copy"/>
    <w:rsid w:val="00334126"/>
  </w:style>
  <w:style w:type="character" w:customStyle="1" w:styleId="notecontentvalue">
    <w:name w:val="note_content_value"/>
    <w:rsid w:val="00334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irichlet_distribution" TargetMode="External"/><Relationship Id="rId13" Type="http://schemas.openxmlformats.org/officeDocument/2006/relationships/hyperlink" Target="https://en.wikipedia.org/wiki/Real_number" TargetMode="External"/><Relationship Id="rId3" Type="http://schemas.openxmlformats.org/officeDocument/2006/relationships/webSettings" Target="webSettings.xml"/><Relationship Id="rId7" Type="http://schemas.openxmlformats.org/officeDocument/2006/relationships/hyperlink" Target="https://en.wikipedia.org/wiki/Prior_distribution" TargetMode="External"/><Relationship Id="rId12" Type="http://schemas.openxmlformats.org/officeDocument/2006/relationships/hyperlink" Target="https://en.wikipedia.org/wiki/Probability_distribu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Bayesian_inference" TargetMode="External"/><Relationship Id="rId11" Type="http://schemas.openxmlformats.org/officeDocument/2006/relationships/hyperlink" Target="https://en.wikipedia.org/wiki/Multivariate_random_variable" TargetMode="External"/><Relationship Id="rId5" Type="http://schemas.openxmlformats.org/officeDocument/2006/relationships/hyperlink" Target="https://en.wikipedia.org/wiki/System" TargetMode="External"/><Relationship Id="rId15" Type="http://schemas.openxmlformats.org/officeDocument/2006/relationships/theme" Target="theme/theme1.xml"/><Relationship Id="rId10" Type="http://schemas.openxmlformats.org/officeDocument/2006/relationships/hyperlink" Target="https://en.wikipedia.org/wiki/Continuous_probability_distribution" TargetMode="External"/><Relationship Id="rId4" Type="http://schemas.openxmlformats.org/officeDocument/2006/relationships/image" Target="media/image1.png"/><Relationship Id="rId9" Type="http://schemas.openxmlformats.org/officeDocument/2006/relationships/hyperlink" Target="https://en.wikipedia.org/wiki/Conjugate_prior" TargetMode="External"/><Relationship Id="rId14"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5535</Characters>
  <Application>Microsoft Office Word</Application>
  <DocSecurity>0</DocSecurity>
  <Lines>123</Lines>
  <Paragraphs>34</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Daiva1</dc:creator>
  <cp:keywords/>
  <dc:description/>
  <cp:lastModifiedBy>Daiva1</cp:lastModifiedBy>
  <cp:revision>2</cp:revision>
  <dcterms:created xsi:type="dcterms:W3CDTF">2026-01-17T08:05:00Z</dcterms:created>
  <dcterms:modified xsi:type="dcterms:W3CDTF">2026-01-17T08:05:00Z</dcterms:modified>
</cp:coreProperties>
</file>